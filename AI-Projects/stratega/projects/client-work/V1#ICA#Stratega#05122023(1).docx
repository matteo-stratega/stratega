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710C38" w:rsidRDefault="00710C38">
      <w:pPr>
        <w:shd w:val="clear" w:color="auto" w:fill="FFFFFF"/>
        <w:spacing w:after="320"/>
        <w:rPr>
          <w:rFonts w:ascii="Rany" w:eastAsia="Rany" w:hAnsi="Rany" w:cs="Rany"/>
          <w:b/>
          <w:color w:val="292929"/>
          <w:sz w:val="20"/>
          <w:szCs w:val="20"/>
          <w:u w:val="single"/>
        </w:rPr>
      </w:pPr>
      <w:bookmarkStart w:id="0" w:name="_heading=h.gjdgxs" w:colFirst="0" w:colLast="0"/>
      <w:bookmarkEnd w:id="0"/>
    </w:p>
    <w:p w14:paraId="00000002" w14:textId="77777777" w:rsidR="00710C38" w:rsidRDefault="00000000">
      <w:pPr>
        <w:shd w:val="clear" w:color="auto" w:fill="FFFFFF"/>
        <w:spacing w:after="320"/>
        <w:jc w:val="center"/>
        <w:rPr>
          <w:rFonts w:ascii="Rany" w:eastAsia="Rany" w:hAnsi="Rany" w:cs="Rany"/>
          <w:b/>
          <w:color w:val="292929"/>
          <w:sz w:val="20"/>
          <w:szCs w:val="20"/>
          <w:u w:val="single"/>
        </w:rPr>
      </w:pPr>
      <w:r>
        <w:rPr>
          <w:rFonts w:ascii="Rany" w:eastAsia="Rany" w:hAnsi="Rany" w:cs="Rany"/>
          <w:b/>
          <w:color w:val="292929"/>
          <w:sz w:val="20"/>
          <w:szCs w:val="20"/>
          <w:u w:val="single"/>
        </w:rPr>
        <w:t>INDEPENDENT CONTRACTOR AGREEMENT</w:t>
      </w:r>
    </w:p>
    <w:p w14:paraId="00000003" w14:textId="77777777" w:rsidR="00710C38" w:rsidRDefault="00000000">
      <w:pPr>
        <w:widowControl w:val="0"/>
        <w:spacing w:after="320"/>
        <w:jc w:val="both"/>
        <w:rPr>
          <w:rFonts w:ascii="Rany" w:eastAsia="Rany" w:hAnsi="Rany" w:cs="Rany"/>
          <w:color w:val="292929"/>
          <w:sz w:val="20"/>
          <w:szCs w:val="20"/>
        </w:rPr>
      </w:pPr>
      <w:r>
        <w:rPr>
          <w:rFonts w:ascii="Rany" w:eastAsia="Rany" w:hAnsi="Rany" w:cs="Rany"/>
          <w:color w:val="292929"/>
          <w:sz w:val="20"/>
          <w:szCs w:val="20"/>
        </w:rPr>
        <w:t>This</w:t>
      </w:r>
      <w:r>
        <w:rPr>
          <w:rFonts w:ascii="Rany" w:eastAsia="Rany" w:hAnsi="Rany" w:cs="Rany"/>
          <w:b/>
          <w:color w:val="292929"/>
          <w:sz w:val="20"/>
          <w:szCs w:val="20"/>
        </w:rPr>
        <w:t xml:space="preserve"> INDEPENDENT CONTRACTOR AGREEMENT </w:t>
      </w:r>
      <w:r>
        <w:rPr>
          <w:rFonts w:ascii="Rany" w:eastAsia="Rany" w:hAnsi="Rany" w:cs="Rany"/>
          <w:color w:val="292929"/>
          <w:sz w:val="20"/>
          <w:szCs w:val="20"/>
        </w:rPr>
        <w:t>(this “</w:t>
      </w:r>
      <w:r>
        <w:rPr>
          <w:rFonts w:ascii="Rany" w:eastAsia="Rany" w:hAnsi="Rany" w:cs="Rany"/>
          <w:color w:val="292929"/>
          <w:sz w:val="20"/>
          <w:szCs w:val="20"/>
          <w:u w:val="single"/>
        </w:rPr>
        <w:t>Agreement</w:t>
      </w:r>
      <w:r>
        <w:rPr>
          <w:rFonts w:ascii="Rany" w:eastAsia="Rany" w:hAnsi="Rany" w:cs="Rany"/>
          <w:color w:val="292929"/>
          <w:sz w:val="20"/>
          <w:szCs w:val="20"/>
        </w:rPr>
        <w:t xml:space="preserve">”) is made and entered into as of </w:t>
      </w:r>
      <w:r>
        <w:rPr>
          <w:rFonts w:ascii="Rany" w:eastAsia="Rany" w:hAnsi="Rany" w:cs="Rany"/>
          <w:color w:val="292929"/>
          <w:sz w:val="20"/>
          <w:szCs w:val="20"/>
          <w:highlight w:val="yellow"/>
        </w:rPr>
        <w:t>[DATE]</w:t>
      </w:r>
      <w:r>
        <w:rPr>
          <w:rFonts w:ascii="Rany" w:eastAsia="Rany" w:hAnsi="Rany" w:cs="Rany"/>
          <w:color w:val="292929"/>
          <w:sz w:val="20"/>
          <w:szCs w:val="20"/>
        </w:rPr>
        <w:t xml:space="preserve"> (the “</w:t>
      </w:r>
      <w:r>
        <w:rPr>
          <w:rFonts w:ascii="Rany" w:eastAsia="Rany" w:hAnsi="Rany" w:cs="Rany"/>
          <w:color w:val="292929"/>
          <w:sz w:val="20"/>
          <w:szCs w:val="20"/>
          <w:u w:val="single"/>
        </w:rPr>
        <w:t>Effective Date</w:t>
      </w:r>
      <w:r>
        <w:rPr>
          <w:rFonts w:ascii="Rany" w:eastAsia="Rany" w:hAnsi="Rany" w:cs="Rany"/>
          <w:color w:val="292929"/>
          <w:sz w:val="20"/>
          <w:szCs w:val="20"/>
        </w:rPr>
        <w:t xml:space="preserve">”), by and between </w:t>
      </w:r>
      <w:r>
        <w:rPr>
          <w:rFonts w:ascii="Rany" w:eastAsia="Rany" w:hAnsi="Rany" w:cs="Rany"/>
          <w:b/>
          <w:color w:val="292929"/>
          <w:sz w:val="20"/>
          <w:szCs w:val="20"/>
        </w:rPr>
        <w:t>Stratega</w:t>
      </w:r>
      <w:r>
        <w:rPr>
          <w:rFonts w:ascii="Rany" w:eastAsia="Rany" w:hAnsi="Rany" w:cs="Rany"/>
          <w:color w:val="292929"/>
          <w:sz w:val="20"/>
          <w:szCs w:val="20"/>
        </w:rPr>
        <w:t>,</w:t>
      </w:r>
      <w:r>
        <w:rPr>
          <w:rFonts w:ascii="Rany" w:eastAsia="Rany" w:hAnsi="Rany" w:cs="Rany"/>
          <w:b/>
          <w:color w:val="292929"/>
          <w:sz w:val="20"/>
          <w:szCs w:val="20"/>
        </w:rPr>
        <w:t xml:space="preserve"> </w:t>
      </w:r>
      <w:r>
        <w:rPr>
          <w:rFonts w:ascii="Rany" w:eastAsia="Rany" w:hAnsi="Rany" w:cs="Rany"/>
          <w:color w:val="292929"/>
          <w:sz w:val="20"/>
          <w:szCs w:val="20"/>
        </w:rPr>
        <w:t xml:space="preserve">a business organized and existing under the laws of Ireland, having its principal office at 47 Rathmines Road Upper, D06 KC80, Dublin, Ireland, Irish tax code and VAT no. IE 1216507, represented by its sole proprietor, </w:t>
      </w:r>
      <w:r>
        <w:rPr>
          <w:rFonts w:ascii="Rany" w:eastAsia="Rany" w:hAnsi="Rany" w:cs="Rany"/>
          <w:b/>
          <w:color w:val="292929"/>
          <w:sz w:val="20"/>
          <w:szCs w:val="20"/>
        </w:rPr>
        <w:t>Mr. Matteo Lombardi</w:t>
      </w:r>
      <w:r>
        <w:rPr>
          <w:rFonts w:ascii="Rany" w:eastAsia="Rany" w:hAnsi="Rany" w:cs="Rany"/>
          <w:color w:val="292929"/>
          <w:sz w:val="20"/>
          <w:szCs w:val="20"/>
        </w:rPr>
        <w:t xml:space="preserve"> ("</w:t>
      </w:r>
      <w:r>
        <w:rPr>
          <w:rFonts w:ascii="Rany" w:eastAsia="Rany" w:hAnsi="Rany" w:cs="Rany"/>
          <w:color w:val="292929"/>
          <w:sz w:val="20"/>
          <w:szCs w:val="20"/>
          <w:u w:val="single"/>
        </w:rPr>
        <w:t>Stratega</w:t>
      </w:r>
      <w:r>
        <w:rPr>
          <w:rFonts w:ascii="Rany" w:eastAsia="Rany" w:hAnsi="Rany" w:cs="Rany"/>
          <w:color w:val="292929"/>
          <w:sz w:val="20"/>
          <w:szCs w:val="20"/>
        </w:rPr>
        <w:t xml:space="preserve">"), and </w:t>
      </w:r>
      <w:r>
        <w:rPr>
          <w:rFonts w:ascii="Rany" w:eastAsia="Rany" w:hAnsi="Rany" w:cs="Rany"/>
          <w:b/>
          <w:color w:val="292929"/>
          <w:sz w:val="20"/>
          <w:szCs w:val="20"/>
          <w:highlight w:val="yellow"/>
        </w:rPr>
        <w:t>[CONTRACTOR]</w:t>
      </w:r>
      <w:r>
        <w:rPr>
          <w:rFonts w:ascii="Rany" w:eastAsia="Rany" w:hAnsi="Rany" w:cs="Rany"/>
          <w:color w:val="292929"/>
          <w:sz w:val="20"/>
          <w:szCs w:val="20"/>
        </w:rPr>
        <w:t xml:space="preserve">, an individual domiciled at </w:t>
      </w:r>
      <w:r>
        <w:rPr>
          <w:rFonts w:ascii="Rany" w:eastAsia="Rany" w:hAnsi="Rany" w:cs="Rany"/>
          <w:color w:val="292929"/>
          <w:sz w:val="20"/>
          <w:szCs w:val="20"/>
          <w:highlight w:val="yellow"/>
        </w:rPr>
        <w:t>[ADDRESS]</w:t>
      </w:r>
      <w:r>
        <w:rPr>
          <w:rFonts w:ascii="Rany" w:eastAsia="Rany" w:hAnsi="Rany" w:cs="Rany"/>
          <w:color w:val="292929"/>
          <w:sz w:val="20"/>
          <w:szCs w:val="20"/>
        </w:rPr>
        <w:t xml:space="preserve">, passport number n. </w:t>
      </w:r>
      <w:r>
        <w:rPr>
          <w:rFonts w:ascii="Rany" w:eastAsia="Rany" w:hAnsi="Rany" w:cs="Rany"/>
          <w:color w:val="292929"/>
          <w:sz w:val="20"/>
          <w:szCs w:val="20"/>
          <w:highlight w:val="yellow"/>
        </w:rPr>
        <w:t>[</w:t>
      </w:r>
      <w:r>
        <w:rPr>
          <w:rFonts w:ascii="Courier New" w:eastAsia="Courier New" w:hAnsi="Courier New" w:cs="Courier New"/>
          <w:color w:val="292929"/>
          <w:sz w:val="20"/>
          <w:szCs w:val="20"/>
          <w:highlight w:val="yellow"/>
        </w:rPr>
        <w:t>•</w:t>
      </w:r>
      <w:r>
        <w:rPr>
          <w:rFonts w:ascii="Rany" w:eastAsia="Rany" w:hAnsi="Rany" w:cs="Rany"/>
          <w:color w:val="292929"/>
          <w:sz w:val="20"/>
          <w:szCs w:val="20"/>
          <w:highlight w:val="yellow"/>
        </w:rPr>
        <w:t>]</w:t>
      </w:r>
      <w:r>
        <w:rPr>
          <w:rFonts w:ascii="Rany" w:eastAsia="Rany" w:hAnsi="Rany" w:cs="Rany"/>
          <w:color w:val="292929"/>
          <w:sz w:val="20"/>
          <w:szCs w:val="20"/>
        </w:rPr>
        <w:t xml:space="preserve"> (the “</w:t>
      </w:r>
      <w:r>
        <w:rPr>
          <w:rFonts w:ascii="Rany" w:eastAsia="Rany" w:hAnsi="Rany" w:cs="Rany"/>
          <w:color w:val="292929"/>
          <w:sz w:val="20"/>
          <w:szCs w:val="20"/>
          <w:u w:val="single"/>
        </w:rPr>
        <w:t>Independent Contractor</w:t>
      </w:r>
      <w:r>
        <w:rPr>
          <w:rFonts w:ascii="Rany" w:eastAsia="Rany" w:hAnsi="Rany" w:cs="Rany"/>
          <w:color w:val="292929"/>
          <w:sz w:val="20"/>
          <w:szCs w:val="20"/>
        </w:rPr>
        <w:t>”and, together with the “</w:t>
      </w:r>
      <w:r>
        <w:rPr>
          <w:rFonts w:ascii="Rany" w:eastAsia="Rany" w:hAnsi="Rany" w:cs="Rany"/>
          <w:color w:val="292929"/>
          <w:sz w:val="20"/>
          <w:szCs w:val="20"/>
          <w:u w:val="single"/>
        </w:rPr>
        <w:t>Stratega</w:t>
      </w:r>
      <w:r>
        <w:rPr>
          <w:rFonts w:ascii="Rany" w:eastAsia="Rany" w:hAnsi="Rany" w:cs="Rany"/>
          <w:color w:val="292929"/>
          <w:sz w:val="20"/>
          <w:szCs w:val="20"/>
        </w:rPr>
        <w:t>”, referred to as the “</w:t>
      </w:r>
      <w:r>
        <w:rPr>
          <w:rFonts w:ascii="Rany" w:eastAsia="Rany" w:hAnsi="Rany" w:cs="Rany"/>
          <w:color w:val="292929"/>
          <w:sz w:val="20"/>
          <w:szCs w:val="20"/>
          <w:u w:val="single"/>
        </w:rPr>
        <w:t>Parties</w:t>
      </w:r>
      <w:r>
        <w:rPr>
          <w:rFonts w:ascii="Rany" w:eastAsia="Rany" w:hAnsi="Rany" w:cs="Rany"/>
          <w:color w:val="292929"/>
          <w:sz w:val="20"/>
          <w:szCs w:val="20"/>
        </w:rPr>
        <w:t>” and severally as a “</w:t>
      </w:r>
      <w:r>
        <w:rPr>
          <w:rFonts w:ascii="Rany" w:eastAsia="Rany" w:hAnsi="Rany" w:cs="Rany"/>
          <w:color w:val="292929"/>
          <w:sz w:val="20"/>
          <w:szCs w:val="20"/>
          <w:u w:val="single"/>
        </w:rPr>
        <w:t>Party</w:t>
      </w:r>
      <w:r>
        <w:rPr>
          <w:rFonts w:ascii="Rany" w:eastAsia="Rany" w:hAnsi="Rany" w:cs="Rany"/>
          <w:color w:val="292929"/>
          <w:sz w:val="20"/>
          <w:szCs w:val="20"/>
        </w:rPr>
        <w:t>”).</w:t>
      </w:r>
    </w:p>
    <w:p w14:paraId="00000004" w14:textId="77777777" w:rsidR="00710C38" w:rsidRDefault="00000000">
      <w:pPr>
        <w:widowControl w:val="0"/>
        <w:spacing w:after="320"/>
        <w:jc w:val="center"/>
        <w:rPr>
          <w:rFonts w:ascii="Rany" w:eastAsia="Rany" w:hAnsi="Rany" w:cs="Rany"/>
          <w:color w:val="292929"/>
          <w:sz w:val="20"/>
          <w:szCs w:val="20"/>
        </w:rPr>
      </w:pPr>
      <w:r>
        <w:rPr>
          <w:rFonts w:ascii="Rany" w:eastAsia="Rany" w:hAnsi="Rany" w:cs="Rany"/>
          <w:color w:val="292929"/>
          <w:sz w:val="20"/>
          <w:szCs w:val="20"/>
          <w:u w:val="single"/>
        </w:rPr>
        <w:t>W</w:t>
      </w:r>
      <w:r>
        <w:rPr>
          <w:rFonts w:ascii="Rany" w:eastAsia="Rany" w:hAnsi="Rany" w:cs="Rany"/>
          <w:color w:val="292929"/>
          <w:sz w:val="20"/>
          <w:szCs w:val="20"/>
        </w:rPr>
        <w:t> </w:t>
      </w:r>
      <w:r>
        <w:rPr>
          <w:rFonts w:ascii="Rany" w:eastAsia="Rany" w:hAnsi="Rany" w:cs="Rany"/>
          <w:color w:val="292929"/>
          <w:sz w:val="20"/>
          <w:szCs w:val="20"/>
          <w:u w:val="single"/>
        </w:rPr>
        <w:t>I</w:t>
      </w:r>
      <w:r>
        <w:rPr>
          <w:rFonts w:ascii="Rany" w:eastAsia="Rany" w:hAnsi="Rany" w:cs="Rany"/>
          <w:color w:val="292929"/>
          <w:sz w:val="20"/>
          <w:szCs w:val="20"/>
        </w:rPr>
        <w:t> </w:t>
      </w:r>
      <w:r>
        <w:rPr>
          <w:rFonts w:ascii="Rany" w:eastAsia="Rany" w:hAnsi="Rany" w:cs="Rany"/>
          <w:color w:val="292929"/>
          <w:sz w:val="20"/>
          <w:szCs w:val="20"/>
          <w:u w:val="single"/>
        </w:rPr>
        <w:t>T</w:t>
      </w:r>
      <w:r>
        <w:rPr>
          <w:rFonts w:ascii="Rany" w:eastAsia="Rany" w:hAnsi="Rany" w:cs="Rany"/>
          <w:color w:val="292929"/>
          <w:sz w:val="20"/>
          <w:szCs w:val="20"/>
        </w:rPr>
        <w:t> </w:t>
      </w:r>
      <w:r>
        <w:rPr>
          <w:rFonts w:ascii="Rany" w:eastAsia="Rany" w:hAnsi="Rany" w:cs="Rany"/>
          <w:color w:val="292929"/>
          <w:sz w:val="20"/>
          <w:szCs w:val="20"/>
          <w:u w:val="single"/>
        </w:rPr>
        <w:t>N</w:t>
      </w:r>
      <w:r>
        <w:rPr>
          <w:rFonts w:ascii="Rany" w:eastAsia="Rany" w:hAnsi="Rany" w:cs="Rany"/>
          <w:color w:val="292929"/>
          <w:sz w:val="20"/>
          <w:szCs w:val="20"/>
        </w:rPr>
        <w:t> </w:t>
      </w:r>
      <w:r>
        <w:rPr>
          <w:rFonts w:ascii="Rany" w:eastAsia="Rany" w:hAnsi="Rany" w:cs="Rany"/>
          <w:color w:val="292929"/>
          <w:sz w:val="20"/>
          <w:szCs w:val="20"/>
          <w:u w:val="single"/>
        </w:rPr>
        <w:t>E</w:t>
      </w:r>
      <w:r>
        <w:rPr>
          <w:rFonts w:ascii="Rany" w:eastAsia="Rany" w:hAnsi="Rany" w:cs="Rany"/>
          <w:color w:val="292929"/>
          <w:sz w:val="20"/>
          <w:szCs w:val="20"/>
        </w:rPr>
        <w:t> </w:t>
      </w:r>
      <w:r>
        <w:rPr>
          <w:rFonts w:ascii="Rany" w:eastAsia="Rany" w:hAnsi="Rany" w:cs="Rany"/>
          <w:color w:val="292929"/>
          <w:sz w:val="20"/>
          <w:szCs w:val="20"/>
          <w:u w:val="single"/>
        </w:rPr>
        <w:t>S</w:t>
      </w:r>
      <w:r>
        <w:rPr>
          <w:rFonts w:ascii="Rany" w:eastAsia="Rany" w:hAnsi="Rany" w:cs="Rany"/>
          <w:color w:val="292929"/>
          <w:sz w:val="20"/>
          <w:szCs w:val="20"/>
        </w:rPr>
        <w:t> </w:t>
      </w:r>
      <w:r>
        <w:rPr>
          <w:rFonts w:ascii="Rany" w:eastAsia="Rany" w:hAnsi="Rany" w:cs="Rany"/>
          <w:color w:val="292929"/>
          <w:sz w:val="20"/>
          <w:szCs w:val="20"/>
          <w:u w:val="single"/>
        </w:rPr>
        <w:t>S</w:t>
      </w:r>
      <w:r>
        <w:rPr>
          <w:rFonts w:ascii="Rany" w:eastAsia="Rany" w:hAnsi="Rany" w:cs="Rany"/>
          <w:color w:val="292929"/>
          <w:sz w:val="20"/>
          <w:szCs w:val="20"/>
        </w:rPr>
        <w:t> </w:t>
      </w:r>
      <w:r>
        <w:rPr>
          <w:rFonts w:ascii="Rany" w:eastAsia="Rany" w:hAnsi="Rany" w:cs="Rany"/>
          <w:color w:val="292929"/>
          <w:sz w:val="20"/>
          <w:szCs w:val="20"/>
          <w:u w:val="single"/>
        </w:rPr>
        <w:t>E</w:t>
      </w:r>
      <w:r>
        <w:rPr>
          <w:rFonts w:ascii="Rany" w:eastAsia="Rany" w:hAnsi="Rany" w:cs="Rany"/>
          <w:color w:val="292929"/>
          <w:sz w:val="20"/>
          <w:szCs w:val="20"/>
        </w:rPr>
        <w:t> </w:t>
      </w:r>
      <w:r>
        <w:rPr>
          <w:rFonts w:ascii="Rany" w:eastAsia="Rany" w:hAnsi="Rany" w:cs="Rany"/>
          <w:color w:val="292929"/>
          <w:sz w:val="20"/>
          <w:szCs w:val="20"/>
          <w:u w:val="single"/>
        </w:rPr>
        <w:t>T</w:t>
      </w:r>
      <w:r>
        <w:rPr>
          <w:rFonts w:ascii="Rany" w:eastAsia="Rany" w:hAnsi="Rany" w:cs="Rany"/>
          <w:color w:val="292929"/>
          <w:sz w:val="20"/>
          <w:szCs w:val="20"/>
        </w:rPr>
        <w:t> </w:t>
      </w:r>
      <w:r>
        <w:rPr>
          <w:rFonts w:ascii="Rany" w:eastAsia="Rany" w:hAnsi="Rany" w:cs="Rany"/>
          <w:color w:val="292929"/>
          <w:sz w:val="20"/>
          <w:szCs w:val="20"/>
          <w:u w:val="single"/>
        </w:rPr>
        <w:t>H</w:t>
      </w:r>
      <w:r>
        <w:rPr>
          <w:rFonts w:ascii="Rany" w:eastAsia="Rany" w:hAnsi="Rany" w:cs="Rany"/>
          <w:color w:val="292929"/>
          <w:sz w:val="20"/>
          <w:szCs w:val="20"/>
        </w:rPr>
        <w:t>:</w:t>
      </w:r>
    </w:p>
    <w:p w14:paraId="00000005" w14:textId="77777777" w:rsidR="00710C38" w:rsidRDefault="00000000">
      <w:pPr>
        <w:widowControl w:val="0"/>
        <w:spacing w:after="320"/>
        <w:ind w:firstLine="425"/>
        <w:jc w:val="both"/>
        <w:rPr>
          <w:rFonts w:ascii="Rany" w:eastAsia="Rany" w:hAnsi="Rany" w:cs="Rany"/>
          <w:color w:val="292929"/>
          <w:sz w:val="20"/>
          <w:szCs w:val="20"/>
        </w:rPr>
      </w:pPr>
      <w:r>
        <w:rPr>
          <w:rFonts w:ascii="Rany" w:eastAsia="Rany" w:hAnsi="Rany" w:cs="Rany"/>
          <w:b/>
          <w:color w:val="292929"/>
          <w:sz w:val="20"/>
          <w:szCs w:val="20"/>
        </w:rPr>
        <w:t xml:space="preserve">WHEREAS, </w:t>
      </w:r>
      <w:r>
        <w:rPr>
          <w:rFonts w:ascii="Rany" w:eastAsia="Rany" w:hAnsi="Rany" w:cs="Rany"/>
          <w:color w:val="292929"/>
          <w:sz w:val="20"/>
          <w:szCs w:val="20"/>
        </w:rPr>
        <w:t>Stratega is engaged in the business of strategic marketing and consultancy;</w:t>
      </w:r>
    </w:p>
    <w:p w14:paraId="00000006" w14:textId="77777777" w:rsidR="00710C38" w:rsidRDefault="00000000">
      <w:pPr>
        <w:widowControl w:val="0"/>
        <w:spacing w:after="320"/>
        <w:ind w:firstLine="425"/>
        <w:jc w:val="both"/>
        <w:rPr>
          <w:rFonts w:ascii="Rany" w:eastAsia="Rany" w:hAnsi="Rany" w:cs="Rany"/>
          <w:color w:val="292929"/>
          <w:sz w:val="20"/>
          <w:szCs w:val="20"/>
        </w:rPr>
      </w:pPr>
      <w:r>
        <w:rPr>
          <w:rFonts w:ascii="Rany" w:eastAsia="Rany" w:hAnsi="Rany" w:cs="Rany"/>
          <w:b/>
          <w:color w:val="292929"/>
          <w:sz w:val="20"/>
          <w:szCs w:val="20"/>
        </w:rPr>
        <w:t xml:space="preserve">WHEREAS, </w:t>
      </w:r>
      <w:r>
        <w:rPr>
          <w:rFonts w:ascii="Rany" w:eastAsia="Rany" w:hAnsi="Rany" w:cs="Rany"/>
          <w:color w:val="292929"/>
          <w:sz w:val="20"/>
          <w:szCs w:val="20"/>
        </w:rPr>
        <w:t xml:space="preserve">Independent Contractor has represented and warranted to Stratega to have the necessary skills and experience to provide certain services described in </w:t>
      </w:r>
      <w:r>
        <w:rPr>
          <w:rFonts w:ascii="Rany" w:eastAsia="Rany" w:hAnsi="Rany" w:cs="Rany"/>
          <w:i/>
          <w:color w:val="292929"/>
          <w:sz w:val="20"/>
          <w:szCs w:val="20"/>
        </w:rPr>
        <w:t xml:space="preserve">Exhibit A </w:t>
      </w:r>
      <w:r>
        <w:rPr>
          <w:rFonts w:ascii="Rany" w:eastAsia="Rany" w:hAnsi="Rany" w:cs="Rany"/>
          <w:color w:val="292929"/>
          <w:sz w:val="20"/>
          <w:szCs w:val="20"/>
        </w:rPr>
        <w:t>(the “</w:t>
      </w:r>
      <w:r>
        <w:rPr>
          <w:rFonts w:ascii="Rany" w:eastAsia="Rany" w:hAnsi="Rany" w:cs="Rany"/>
          <w:color w:val="292929"/>
          <w:sz w:val="20"/>
          <w:szCs w:val="20"/>
          <w:u w:val="single"/>
        </w:rPr>
        <w:t>Services</w:t>
      </w:r>
      <w:r>
        <w:rPr>
          <w:rFonts w:ascii="Rany" w:eastAsia="Rany" w:hAnsi="Rany" w:cs="Rany"/>
          <w:color w:val="292929"/>
          <w:sz w:val="20"/>
          <w:szCs w:val="20"/>
        </w:rPr>
        <w:t xml:space="preserve">”) to the benefit of Stratega; </w:t>
      </w:r>
    </w:p>
    <w:p w14:paraId="00000007" w14:textId="77777777" w:rsidR="00710C38" w:rsidRDefault="00000000">
      <w:pPr>
        <w:widowControl w:val="0"/>
        <w:spacing w:after="320"/>
        <w:ind w:firstLine="425"/>
        <w:jc w:val="both"/>
        <w:rPr>
          <w:rFonts w:ascii="Rany" w:eastAsia="Rany" w:hAnsi="Rany" w:cs="Rany"/>
          <w:color w:val="292929"/>
          <w:sz w:val="20"/>
          <w:szCs w:val="20"/>
        </w:rPr>
      </w:pPr>
      <w:bookmarkStart w:id="1" w:name="_heading=h.30j0zll" w:colFirst="0" w:colLast="0"/>
      <w:bookmarkEnd w:id="1"/>
      <w:r>
        <w:rPr>
          <w:rFonts w:ascii="Rany" w:eastAsia="Rany" w:hAnsi="Rany" w:cs="Rany"/>
          <w:b/>
          <w:color w:val="292929"/>
          <w:sz w:val="20"/>
          <w:szCs w:val="20"/>
        </w:rPr>
        <w:t xml:space="preserve">WHEREAS, </w:t>
      </w:r>
      <w:r>
        <w:rPr>
          <w:rFonts w:ascii="Rany" w:eastAsia="Rany" w:hAnsi="Rany" w:cs="Rany"/>
          <w:color w:val="292929"/>
          <w:sz w:val="20"/>
          <w:szCs w:val="20"/>
        </w:rPr>
        <w:t>subject to the terms and conditions of this Agreement,</w:t>
      </w:r>
      <w:r>
        <w:rPr>
          <w:rFonts w:ascii="Rany" w:eastAsia="Rany" w:hAnsi="Rany" w:cs="Rany"/>
          <w:b/>
          <w:color w:val="292929"/>
          <w:sz w:val="20"/>
          <w:szCs w:val="20"/>
        </w:rPr>
        <w:t xml:space="preserve"> </w:t>
      </w:r>
      <w:r>
        <w:rPr>
          <w:rFonts w:ascii="Rany" w:eastAsia="Rany" w:hAnsi="Rany" w:cs="Rany"/>
          <w:color w:val="292929"/>
          <w:sz w:val="20"/>
          <w:szCs w:val="20"/>
        </w:rPr>
        <w:t xml:space="preserve">Stratega desires to engage Independent Contractor for a </w:t>
      </w:r>
      <w:r>
        <w:rPr>
          <w:rFonts w:ascii="Rany" w:eastAsia="Rany" w:hAnsi="Rany" w:cs="Rany"/>
          <w:color w:val="292929"/>
          <w:sz w:val="20"/>
          <w:szCs w:val="20"/>
          <w:highlight w:val="yellow"/>
        </w:rPr>
        <w:t>definite term</w:t>
      </w:r>
      <w:r>
        <w:rPr>
          <w:rFonts w:ascii="Rany" w:eastAsia="Rany" w:hAnsi="Rany" w:cs="Rany"/>
          <w:color w:val="292929"/>
          <w:sz w:val="20"/>
          <w:szCs w:val="20"/>
        </w:rPr>
        <w:t>, and Independent Contractor wishes to accept such engagement, to carry out the Services;</w:t>
      </w:r>
    </w:p>
    <w:p w14:paraId="00000008" w14:textId="77777777" w:rsidR="00710C38" w:rsidRDefault="00000000">
      <w:pPr>
        <w:widowControl w:val="0"/>
        <w:spacing w:after="320"/>
        <w:ind w:firstLine="425"/>
        <w:jc w:val="both"/>
        <w:rPr>
          <w:rFonts w:ascii="Rany" w:eastAsia="Rany" w:hAnsi="Rany" w:cs="Rany"/>
          <w:color w:val="292929"/>
          <w:sz w:val="20"/>
          <w:szCs w:val="20"/>
        </w:rPr>
      </w:pPr>
      <w:r>
        <w:rPr>
          <w:rFonts w:ascii="Rany" w:eastAsia="Rany" w:hAnsi="Rany" w:cs="Rany"/>
          <w:b/>
          <w:color w:val="292929"/>
          <w:sz w:val="20"/>
          <w:szCs w:val="20"/>
        </w:rPr>
        <w:t xml:space="preserve">NOW, THEREFORE, </w:t>
      </w:r>
      <w:r>
        <w:rPr>
          <w:rFonts w:ascii="Rany" w:eastAsia="Rany" w:hAnsi="Rany" w:cs="Rany"/>
          <w:color w:val="292929"/>
          <w:sz w:val="20"/>
          <w:szCs w:val="20"/>
        </w:rPr>
        <w:t xml:space="preserve">in consideration of the foregoing and for other good and valuable consideration, the receipt and sufficiency of which are hereby acknowledged, the Parties upon reliance on the representations and warranties set forth herein and intending to be legally bound, do hereby </w:t>
      </w:r>
    </w:p>
    <w:p w14:paraId="00000009" w14:textId="77777777" w:rsidR="00710C38" w:rsidRDefault="00000000">
      <w:pPr>
        <w:pBdr>
          <w:top w:val="nil"/>
          <w:left w:val="nil"/>
          <w:bottom w:val="nil"/>
          <w:right w:val="nil"/>
          <w:between w:val="nil"/>
        </w:pBdr>
        <w:spacing w:after="320"/>
        <w:jc w:val="center"/>
        <w:rPr>
          <w:rFonts w:ascii="Rany" w:eastAsia="Rany" w:hAnsi="Rany" w:cs="Rany"/>
          <w:color w:val="292929"/>
          <w:sz w:val="20"/>
          <w:szCs w:val="20"/>
        </w:rPr>
      </w:pPr>
      <w:r>
        <w:rPr>
          <w:rFonts w:ascii="Rany" w:eastAsia="Rany" w:hAnsi="Rany" w:cs="Rany"/>
          <w:color w:val="292929"/>
          <w:sz w:val="20"/>
          <w:szCs w:val="20"/>
          <w:u w:val="single"/>
        </w:rPr>
        <w:t>A</w:t>
      </w:r>
      <w:r>
        <w:rPr>
          <w:rFonts w:ascii="Rany" w:eastAsia="Rany" w:hAnsi="Rany" w:cs="Rany"/>
          <w:color w:val="292929"/>
          <w:sz w:val="20"/>
          <w:szCs w:val="20"/>
        </w:rPr>
        <w:t> </w:t>
      </w:r>
      <w:r>
        <w:rPr>
          <w:rFonts w:ascii="Rany" w:eastAsia="Rany" w:hAnsi="Rany" w:cs="Rany"/>
          <w:color w:val="292929"/>
          <w:sz w:val="20"/>
          <w:szCs w:val="20"/>
          <w:u w:val="single"/>
        </w:rPr>
        <w:t>G</w:t>
      </w:r>
      <w:r>
        <w:rPr>
          <w:rFonts w:ascii="Rany" w:eastAsia="Rany" w:hAnsi="Rany" w:cs="Rany"/>
          <w:color w:val="292929"/>
          <w:sz w:val="20"/>
          <w:szCs w:val="20"/>
        </w:rPr>
        <w:t> </w:t>
      </w:r>
      <w:r>
        <w:rPr>
          <w:rFonts w:ascii="Rany" w:eastAsia="Rany" w:hAnsi="Rany" w:cs="Rany"/>
          <w:color w:val="292929"/>
          <w:sz w:val="20"/>
          <w:szCs w:val="20"/>
          <w:u w:val="single"/>
        </w:rPr>
        <w:t>R</w:t>
      </w:r>
      <w:r>
        <w:rPr>
          <w:rFonts w:ascii="Rany" w:eastAsia="Rany" w:hAnsi="Rany" w:cs="Rany"/>
          <w:color w:val="292929"/>
          <w:sz w:val="20"/>
          <w:szCs w:val="20"/>
        </w:rPr>
        <w:t> </w:t>
      </w:r>
      <w:r>
        <w:rPr>
          <w:rFonts w:ascii="Rany" w:eastAsia="Rany" w:hAnsi="Rany" w:cs="Rany"/>
          <w:color w:val="292929"/>
          <w:sz w:val="20"/>
          <w:szCs w:val="20"/>
          <w:u w:val="single"/>
        </w:rPr>
        <w:t>E</w:t>
      </w:r>
      <w:r>
        <w:rPr>
          <w:rFonts w:ascii="Rany" w:eastAsia="Rany" w:hAnsi="Rany" w:cs="Rany"/>
          <w:color w:val="292929"/>
          <w:sz w:val="20"/>
          <w:szCs w:val="20"/>
        </w:rPr>
        <w:t> </w:t>
      </w:r>
      <w:r>
        <w:rPr>
          <w:rFonts w:ascii="Rany" w:eastAsia="Rany" w:hAnsi="Rany" w:cs="Rany"/>
          <w:color w:val="292929"/>
          <w:sz w:val="20"/>
          <w:szCs w:val="20"/>
          <w:u w:val="single"/>
        </w:rPr>
        <w:t>E</w:t>
      </w:r>
    </w:p>
    <w:p w14:paraId="0000000A" w14:textId="77777777" w:rsidR="00710C38" w:rsidRDefault="00000000">
      <w:pPr>
        <w:widowControl w:val="0"/>
        <w:spacing w:after="320"/>
        <w:jc w:val="both"/>
        <w:rPr>
          <w:rFonts w:ascii="Rany" w:eastAsia="Rany" w:hAnsi="Rany" w:cs="Rany"/>
          <w:color w:val="292929"/>
          <w:sz w:val="20"/>
          <w:szCs w:val="20"/>
        </w:rPr>
      </w:pPr>
      <w:r>
        <w:rPr>
          <w:rFonts w:ascii="Rany" w:eastAsia="Rany" w:hAnsi="Rany" w:cs="Rany"/>
          <w:color w:val="292929"/>
          <w:sz w:val="20"/>
          <w:szCs w:val="20"/>
        </w:rPr>
        <w:t>as follows.</w:t>
      </w:r>
    </w:p>
    <w:p w14:paraId="0000000B" w14:textId="77777777" w:rsidR="00710C38" w:rsidRDefault="00000000">
      <w:pPr>
        <w:pStyle w:val="Titolo1"/>
        <w:numPr>
          <w:ilvl w:val="0"/>
          <w:numId w:val="7"/>
        </w:numPr>
        <w:spacing w:after="320"/>
        <w:jc w:val="both"/>
        <w:rPr>
          <w:rFonts w:ascii="Rany" w:eastAsia="Rany" w:hAnsi="Rany" w:cs="Rany"/>
          <w:b/>
          <w:color w:val="292929"/>
          <w:sz w:val="20"/>
        </w:rPr>
      </w:pPr>
      <w:r>
        <w:rPr>
          <w:rFonts w:ascii="Rany" w:eastAsia="Rany" w:hAnsi="Rany" w:cs="Rany"/>
          <w:b/>
          <w:color w:val="292929"/>
          <w:sz w:val="20"/>
        </w:rPr>
        <w:t>Interpretation and Construction.</w:t>
      </w:r>
    </w:p>
    <w:p w14:paraId="0000000C" w14:textId="77777777" w:rsidR="00710C38" w:rsidRDefault="00000000">
      <w:pPr>
        <w:pStyle w:val="Titolo2"/>
        <w:numPr>
          <w:ilvl w:val="1"/>
          <w:numId w:val="1"/>
        </w:numPr>
        <w:spacing w:after="320"/>
        <w:ind w:left="-22"/>
        <w:jc w:val="both"/>
        <w:rPr>
          <w:rFonts w:ascii="Rany" w:eastAsia="Rany" w:hAnsi="Rany" w:cs="Rany"/>
          <w:color w:val="292929"/>
          <w:sz w:val="20"/>
        </w:rPr>
      </w:pPr>
      <w:bookmarkStart w:id="2" w:name="_heading=h.1fob9te" w:colFirst="0" w:colLast="0"/>
      <w:bookmarkEnd w:id="2"/>
      <w:r>
        <w:rPr>
          <w:rFonts w:ascii="Rany" w:eastAsia="Rany" w:hAnsi="Rany" w:cs="Rany"/>
          <w:color w:val="292929"/>
          <w:sz w:val="20"/>
          <w:u w:val="single"/>
        </w:rPr>
        <w:t>Subdivisions; Headings.</w:t>
      </w:r>
      <w:r>
        <w:rPr>
          <w:rFonts w:ascii="Rany" w:eastAsia="Rany" w:hAnsi="Rany" w:cs="Rany"/>
          <w:color w:val="292929"/>
          <w:sz w:val="20"/>
        </w:rPr>
        <w:t xml:space="preserve"> The subdivisions of the body of this Agreement in preamble, recitals, articles, sections, subsections and clauses (severally referred to as, respectively, the “</w:t>
      </w:r>
      <w:r>
        <w:rPr>
          <w:rFonts w:ascii="Rany" w:eastAsia="Rany" w:hAnsi="Rany" w:cs="Rany"/>
          <w:color w:val="292929"/>
          <w:sz w:val="20"/>
          <w:u w:val="single"/>
        </w:rPr>
        <w:t>Preamble</w:t>
      </w:r>
      <w:r>
        <w:rPr>
          <w:rFonts w:ascii="Rany" w:eastAsia="Rany" w:hAnsi="Rany" w:cs="Rany"/>
          <w:color w:val="292929"/>
          <w:sz w:val="20"/>
        </w:rPr>
        <w:t>”, “</w:t>
      </w:r>
      <w:r>
        <w:rPr>
          <w:rFonts w:ascii="Rany" w:eastAsia="Rany" w:hAnsi="Rany" w:cs="Rany"/>
          <w:color w:val="292929"/>
          <w:sz w:val="20"/>
          <w:u w:val="single"/>
        </w:rPr>
        <w:t>Recitals</w:t>
      </w:r>
      <w:r>
        <w:rPr>
          <w:rFonts w:ascii="Rany" w:eastAsia="Rany" w:hAnsi="Rany" w:cs="Rany"/>
          <w:color w:val="292929"/>
          <w:sz w:val="20"/>
        </w:rPr>
        <w:t>”, “</w:t>
      </w:r>
      <w:r>
        <w:rPr>
          <w:rFonts w:ascii="Rany" w:eastAsia="Rany" w:hAnsi="Rany" w:cs="Rany"/>
          <w:color w:val="292929"/>
          <w:sz w:val="20"/>
          <w:u w:val="single"/>
        </w:rPr>
        <w:t>Articles</w:t>
      </w:r>
      <w:r>
        <w:rPr>
          <w:rFonts w:ascii="Rany" w:eastAsia="Rany" w:hAnsi="Rany" w:cs="Rany"/>
          <w:color w:val="292929"/>
          <w:sz w:val="20"/>
        </w:rPr>
        <w:t>”, “</w:t>
      </w:r>
      <w:r>
        <w:rPr>
          <w:rFonts w:ascii="Rany" w:eastAsia="Rany" w:hAnsi="Rany" w:cs="Rany"/>
          <w:color w:val="292929"/>
          <w:sz w:val="20"/>
          <w:u w:val="single"/>
        </w:rPr>
        <w:t>Sections</w:t>
      </w:r>
      <w:r>
        <w:rPr>
          <w:rFonts w:ascii="Rany" w:eastAsia="Rany" w:hAnsi="Rany" w:cs="Rany"/>
          <w:color w:val="292929"/>
          <w:sz w:val="20"/>
        </w:rPr>
        <w:t>”, “</w:t>
      </w:r>
      <w:r>
        <w:rPr>
          <w:rFonts w:ascii="Rany" w:eastAsia="Rany" w:hAnsi="Rany" w:cs="Rany"/>
          <w:color w:val="292929"/>
          <w:sz w:val="20"/>
          <w:u w:val="single"/>
        </w:rPr>
        <w:t>Subsections</w:t>
      </w:r>
      <w:r>
        <w:rPr>
          <w:rFonts w:ascii="Rany" w:eastAsia="Rany" w:hAnsi="Rany" w:cs="Rany"/>
          <w:color w:val="292929"/>
          <w:sz w:val="20"/>
        </w:rPr>
        <w:t>” and “</w:t>
      </w:r>
      <w:r>
        <w:rPr>
          <w:rFonts w:ascii="Rany" w:eastAsia="Rany" w:hAnsi="Rany" w:cs="Rany"/>
          <w:color w:val="292929"/>
          <w:sz w:val="20"/>
          <w:u w:val="single"/>
        </w:rPr>
        <w:t>Clauses</w:t>
      </w:r>
      <w:r>
        <w:rPr>
          <w:rFonts w:ascii="Rany" w:eastAsia="Rany" w:hAnsi="Rany" w:cs="Rany"/>
          <w:color w:val="292929"/>
          <w:sz w:val="20"/>
        </w:rPr>
        <w:t>”, and collectively referred to as the “</w:t>
      </w:r>
      <w:r>
        <w:rPr>
          <w:rFonts w:ascii="Rany" w:eastAsia="Rany" w:hAnsi="Rany" w:cs="Rany"/>
          <w:color w:val="292929"/>
          <w:sz w:val="20"/>
          <w:u w:val="single"/>
        </w:rPr>
        <w:t>Subdivisions</w:t>
      </w:r>
      <w:r>
        <w:rPr>
          <w:rFonts w:ascii="Rany" w:eastAsia="Rany" w:hAnsi="Rany" w:cs="Rany"/>
          <w:color w:val="292929"/>
          <w:sz w:val="20"/>
        </w:rPr>
        <w:t>”), and the headings of each Section and Article, are for guidance and convenience of reference only, and shall not limit or otherwise affect the interpretation of any of the terms or provisions of this Agreement.</w:t>
      </w:r>
    </w:p>
    <w:p w14:paraId="0000000D" w14:textId="77777777" w:rsidR="00710C38" w:rsidRDefault="00000000">
      <w:pPr>
        <w:pStyle w:val="Titolo2"/>
        <w:numPr>
          <w:ilvl w:val="1"/>
          <w:numId w:val="1"/>
        </w:numPr>
        <w:spacing w:after="320"/>
        <w:ind w:left="-22"/>
        <w:jc w:val="both"/>
        <w:rPr>
          <w:rFonts w:ascii="Rany" w:eastAsia="Rany" w:hAnsi="Rany" w:cs="Rany"/>
          <w:color w:val="292929"/>
          <w:sz w:val="20"/>
        </w:rPr>
      </w:pPr>
      <w:r>
        <w:rPr>
          <w:rFonts w:ascii="Rany" w:eastAsia="Rany" w:hAnsi="Rany" w:cs="Rany"/>
          <w:color w:val="292929"/>
          <w:sz w:val="20"/>
          <w:u w:val="single"/>
        </w:rPr>
        <w:t>Attachments.</w:t>
      </w:r>
      <w:r>
        <w:rPr>
          <w:rFonts w:ascii="Rany" w:eastAsia="Rany" w:hAnsi="Rany" w:cs="Rany"/>
          <w:color w:val="292929"/>
          <w:sz w:val="20"/>
        </w:rPr>
        <w:t xml:space="preserve"> Each schedule and exhibit of this Agreement (severally referred to as the “</w:t>
      </w:r>
      <w:r>
        <w:rPr>
          <w:rFonts w:ascii="Rany" w:eastAsia="Rany" w:hAnsi="Rany" w:cs="Rany"/>
          <w:color w:val="292929"/>
          <w:sz w:val="20"/>
          <w:u w:val="single"/>
        </w:rPr>
        <w:t>Schedules</w:t>
      </w:r>
      <w:r>
        <w:rPr>
          <w:rFonts w:ascii="Rany" w:eastAsia="Rany" w:hAnsi="Rany" w:cs="Rany"/>
          <w:color w:val="292929"/>
          <w:sz w:val="20"/>
        </w:rPr>
        <w:t>” and the “</w:t>
      </w:r>
      <w:r>
        <w:rPr>
          <w:rFonts w:ascii="Rany" w:eastAsia="Rany" w:hAnsi="Rany" w:cs="Rany"/>
          <w:color w:val="292929"/>
          <w:sz w:val="20"/>
          <w:u w:val="single"/>
        </w:rPr>
        <w:t>Exhibits</w:t>
      </w:r>
      <w:r>
        <w:rPr>
          <w:rFonts w:ascii="Rany" w:eastAsia="Rany" w:hAnsi="Rany" w:cs="Rany"/>
          <w:color w:val="292929"/>
          <w:sz w:val="20"/>
        </w:rPr>
        <w:t>” and, collectively, the “</w:t>
      </w:r>
      <w:r>
        <w:rPr>
          <w:rFonts w:ascii="Rany" w:eastAsia="Rany" w:hAnsi="Rany" w:cs="Rany"/>
          <w:color w:val="292929"/>
          <w:sz w:val="20"/>
          <w:u w:val="single"/>
        </w:rPr>
        <w:t>Attachments</w:t>
      </w:r>
      <w:r>
        <w:rPr>
          <w:rFonts w:ascii="Rany" w:eastAsia="Rany" w:hAnsi="Rany" w:cs="Rany"/>
          <w:color w:val="292929"/>
          <w:sz w:val="20"/>
        </w:rPr>
        <w:t>”) is binding and incorporated herein by this reference, forming an integral part of this Agreement. Any other documents made or delivered pursuant to this Agreement (severally referred to as the “</w:t>
      </w:r>
      <w:r>
        <w:rPr>
          <w:rFonts w:ascii="Rany" w:eastAsia="Rany" w:hAnsi="Rany" w:cs="Rany"/>
          <w:color w:val="292929"/>
          <w:sz w:val="20"/>
          <w:u w:val="single"/>
        </w:rPr>
        <w:t>Addendum</w:t>
      </w:r>
      <w:r>
        <w:rPr>
          <w:rFonts w:ascii="Rany" w:eastAsia="Rany" w:hAnsi="Rany" w:cs="Rany"/>
          <w:color w:val="292929"/>
          <w:sz w:val="20"/>
        </w:rPr>
        <w:t>” and, collectively, the “</w:t>
      </w:r>
      <w:r>
        <w:rPr>
          <w:rFonts w:ascii="Rany" w:eastAsia="Rany" w:hAnsi="Rany" w:cs="Rany"/>
          <w:color w:val="292929"/>
          <w:sz w:val="20"/>
          <w:u w:val="single"/>
        </w:rPr>
        <w:t>Addendums</w:t>
      </w:r>
      <w:r>
        <w:rPr>
          <w:rFonts w:ascii="Rany" w:eastAsia="Rany" w:hAnsi="Rany" w:cs="Rany"/>
          <w:color w:val="292929"/>
          <w:sz w:val="20"/>
        </w:rPr>
        <w:t>”) shall not be deemed part of this Agreement, unless otherwise expressly provided in writing by the Parties.</w:t>
      </w:r>
    </w:p>
    <w:p w14:paraId="0000000E" w14:textId="77777777" w:rsidR="00710C38" w:rsidRDefault="00000000">
      <w:pPr>
        <w:pStyle w:val="Titolo2"/>
        <w:numPr>
          <w:ilvl w:val="1"/>
          <w:numId w:val="1"/>
        </w:numPr>
        <w:spacing w:after="320"/>
        <w:ind w:left="-22"/>
        <w:jc w:val="both"/>
        <w:rPr>
          <w:rFonts w:ascii="Rany" w:eastAsia="Rany" w:hAnsi="Rany" w:cs="Rany"/>
          <w:color w:val="292929"/>
          <w:sz w:val="20"/>
          <w:u w:val="single"/>
        </w:rPr>
      </w:pPr>
      <w:r>
        <w:rPr>
          <w:rFonts w:ascii="Rany" w:eastAsia="Rany" w:hAnsi="Rany" w:cs="Rany"/>
          <w:color w:val="292929"/>
          <w:sz w:val="20"/>
          <w:u w:val="single"/>
        </w:rPr>
        <w:t>Materiality of Preamble and Recitals.</w:t>
      </w:r>
      <w:r>
        <w:rPr>
          <w:rFonts w:ascii="Rany" w:eastAsia="Rany" w:hAnsi="Rany" w:cs="Rany"/>
          <w:color w:val="292929"/>
          <w:sz w:val="20"/>
        </w:rPr>
        <w:t xml:space="preserve"> The Preamble and the Recitals contain material facts upon which this Agreement is based and are incorporated herein by this reference.</w:t>
      </w:r>
    </w:p>
    <w:p w14:paraId="0000000F" w14:textId="77777777" w:rsidR="00710C38" w:rsidRDefault="00000000">
      <w:pPr>
        <w:pStyle w:val="Titolo2"/>
        <w:numPr>
          <w:ilvl w:val="1"/>
          <w:numId w:val="1"/>
        </w:numPr>
        <w:spacing w:after="320"/>
        <w:ind w:left="-22"/>
        <w:jc w:val="both"/>
        <w:rPr>
          <w:rFonts w:ascii="Rany" w:eastAsia="Rany" w:hAnsi="Rany" w:cs="Rany"/>
          <w:color w:val="292929"/>
          <w:sz w:val="20"/>
          <w:u w:val="single"/>
        </w:rPr>
      </w:pPr>
      <w:r>
        <w:rPr>
          <w:rFonts w:ascii="Rany" w:eastAsia="Rany" w:hAnsi="Rany" w:cs="Rany"/>
          <w:color w:val="292929"/>
          <w:sz w:val="20"/>
          <w:u w:val="single"/>
        </w:rPr>
        <w:t>Construction.</w:t>
      </w:r>
      <w:r>
        <w:rPr>
          <w:rFonts w:ascii="Rany" w:eastAsia="Rany" w:hAnsi="Rany" w:cs="Rany"/>
          <w:color w:val="292929"/>
          <w:sz w:val="20"/>
        </w:rPr>
        <w:t xml:space="preserve"> In this Agreement, unless otherwise indicated or the context otherwise requires: (i) "include" or "including" means “include, without limitation” or “including, without limitation”; (ii) “hereof,” “herein” and “hereunder” and other like words refer to this Agreement in its entirety and not to any particular Subdivision; (iii) “or” is used in its inclusive sense “and/or”; (iv) “except otherwise provided” or any similar expression means “except otherwise expressly provided in writing”; (v) any reference to any agreement, including this Agreement, or contract, are to that agreement or contract as amended, modified or supplemented from time to </w:t>
      </w:r>
      <w:r>
        <w:rPr>
          <w:rFonts w:ascii="Rany" w:eastAsia="Rany" w:hAnsi="Rany" w:cs="Rany"/>
          <w:color w:val="292929"/>
          <w:sz w:val="20"/>
        </w:rPr>
        <w:lastRenderedPageBreak/>
        <w:t>time in accordance with its terms; (vi) any reference to any Party include the successors and permitted assign of that Party; (vii) any reference to any statute, rule or regulation includes such statute, rule or regulation as it may be modified varied, amended or supplemented from time to time; (viii) any reference to this Agreement includes the Attachments; and (ix) any reference to the plural include the singular, the singular the plural, and the part the whole.</w:t>
      </w:r>
    </w:p>
    <w:p w14:paraId="00000010" w14:textId="77777777" w:rsidR="00710C38" w:rsidRDefault="00000000">
      <w:pPr>
        <w:pStyle w:val="Titolo2"/>
        <w:numPr>
          <w:ilvl w:val="1"/>
          <w:numId w:val="1"/>
        </w:numPr>
        <w:spacing w:after="320"/>
        <w:ind w:left="-22"/>
        <w:jc w:val="both"/>
        <w:rPr>
          <w:rFonts w:ascii="Rany" w:eastAsia="Rany" w:hAnsi="Rany" w:cs="Rany"/>
          <w:color w:val="292929"/>
          <w:sz w:val="20"/>
          <w:u w:val="single"/>
        </w:rPr>
      </w:pPr>
      <w:r>
        <w:rPr>
          <w:rFonts w:ascii="Rany" w:eastAsia="Rany" w:hAnsi="Rany" w:cs="Rany"/>
          <w:color w:val="292929"/>
          <w:sz w:val="20"/>
          <w:u w:val="single"/>
        </w:rPr>
        <w:t>Cross-References.</w:t>
      </w:r>
      <w:r>
        <w:rPr>
          <w:rFonts w:ascii="Rany" w:eastAsia="Rany" w:hAnsi="Rany" w:cs="Rany"/>
          <w:color w:val="292929"/>
          <w:sz w:val="20"/>
        </w:rPr>
        <w:t xml:space="preserve"> Each Party has read in their entirety and understood in full the cross-references set forth in the Agreement, along with the additional definitions set forth in </w:t>
      </w:r>
      <w:r>
        <w:rPr>
          <w:rFonts w:ascii="Rany" w:eastAsia="Rany" w:hAnsi="Rany" w:cs="Rany"/>
          <w:i/>
          <w:color w:val="292929"/>
          <w:sz w:val="20"/>
        </w:rPr>
        <w:t>Schedule I</w:t>
      </w:r>
      <w:r>
        <w:rPr>
          <w:rFonts w:ascii="Rany" w:eastAsia="Rany" w:hAnsi="Rany" w:cs="Rany"/>
          <w:color w:val="292929"/>
          <w:sz w:val="20"/>
        </w:rPr>
        <w:t xml:space="preserve"> and the general provisions set forth in </w:t>
      </w:r>
      <w:r>
        <w:rPr>
          <w:rFonts w:ascii="Rany" w:eastAsia="Rany" w:hAnsi="Rany" w:cs="Rany"/>
          <w:i/>
          <w:color w:val="292929"/>
          <w:sz w:val="20"/>
        </w:rPr>
        <w:t>Schedule II</w:t>
      </w:r>
      <w:r>
        <w:rPr>
          <w:rFonts w:ascii="Rany" w:eastAsia="Rany" w:hAnsi="Rany" w:cs="Rany"/>
          <w:color w:val="292929"/>
          <w:sz w:val="20"/>
        </w:rPr>
        <w:t>. Accordingly, each Party acknowledges that, by executing this Agreement, such terms and provisions shall apply, without limitation, to this Agreement, including for interpretation and construction purposes, and be binding on the Parties.</w:t>
      </w:r>
    </w:p>
    <w:p w14:paraId="00000011" w14:textId="77777777" w:rsidR="00710C38" w:rsidRDefault="00000000">
      <w:pPr>
        <w:pStyle w:val="Titolo2"/>
        <w:numPr>
          <w:ilvl w:val="1"/>
          <w:numId w:val="1"/>
        </w:numPr>
        <w:spacing w:after="320"/>
        <w:ind w:left="-22"/>
        <w:jc w:val="both"/>
        <w:rPr>
          <w:rFonts w:ascii="Rany" w:eastAsia="Rany" w:hAnsi="Rany" w:cs="Rany"/>
          <w:color w:val="292929"/>
          <w:sz w:val="20"/>
        </w:rPr>
      </w:pPr>
      <w:r>
        <w:rPr>
          <w:rFonts w:ascii="Rany" w:eastAsia="Rany" w:hAnsi="Rany" w:cs="Rany"/>
          <w:color w:val="292929"/>
          <w:sz w:val="20"/>
          <w:u w:val="single"/>
        </w:rPr>
        <w:t>Capitalized Terms.</w:t>
      </w:r>
      <w:r>
        <w:rPr>
          <w:rFonts w:ascii="Rany" w:eastAsia="Rany" w:hAnsi="Rany" w:cs="Rany"/>
          <w:color w:val="292929"/>
          <w:sz w:val="20"/>
        </w:rPr>
        <w:t xml:space="preserve"> Unless otherwise specifically indicated or the context otherwise requires, all capitalized terms defined in this Agreement shall have the defined meanings set forth herein, and such meanings shall apply throughout this Agreement, whenever they appear. Any capitalized terms specifically defined in any Addendum shall have the defined meanings set forth therein, unless otherwise expressly provided in writing by the Parties.</w:t>
      </w:r>
    </w:p>
    <w:p w14:paraId="00000012" w14:textId="77777777" w:rsidR="00710C38" w:rsidRDefault="00000000">
      <w:pPr>
        <w:pStyle w:val="Titolo2"/>
        <w:numPr>
          <w:ilvl w:val="1"/>
          <w:numId w:val="1"/>
        </w:numPr>
        <w:spacing w:after="320"/>
        <w:ind w:left="-22"/>
        <w:jc w:val="both"/>
        <w:rPr>
          <w:rFonts w:ascii="Rany" w:eastAsia="Rany" w:hAnsi="Rany" w:cs="Rany"/>
          <w:color w:val="292929"/>
          <w:sz w:val="20"/>
          <w:u w:val="single"/>
        </w:rPr>
      </w:pPr>
      <w:r>
        <w:rPr>
          <w:rFonts w:ascii="Rany" w:eastAsia="Rany" w:hAnsi="Rany" w:cs="Rany"/>
          <w:color w:val="292929"/>
          <w:sz w:val="20"/>
          <w:u w:val="single"/>
        </w:rPr>
        <w:t>Other Provisions.</w:t>
      </w:r>
      <w:r>
        <w:rPr>
          <w:rFonts w:ascii="Rany" w:eastAsia="Rany" w:hAnsi="Rany" w:cs="Rany"/>
          <w:color w:val="292929"/>
          <w:sz w:val="20"/>
        </w:rPr>
        <w:t xml:space="preserve"> The Parties acknowledge that other provisions governing this Agreement are set forth in the Schedules and the </w:t>
      </w:r>
      <w:r>
        <w:rPr>
          <w:rFonts w:ascii="Rany" w:eastAsia="Rany" w:hAnsi="Rany" w:cs="Rany"/>
          <w:i/>
          <w:color w:val="292929"/>
          <w:sz w:val="20"/>
        </w:rPr>
        <w:t>Exhibit</w:t>
      </w:r>
      <w:r>
        <w:rPr>
          <w:rFonts w:ascii="Rany" w:eastAsia="Rany" w:hAnsi="Rany" w:cs="Rany"/>
          <w:color w:val="292929"/>
          <w:sz w:val="20"/>
        </w:rPr>
        <w:t xml:space="preserve"> referenced in </w:t>
      </w:r>
      <w:r>
        <w:rPr>
          <w:rFonts w:ascii="Rany" w:eastAsia="Rany" w:hAnsi="Rany" w:cs="Rany"/>
          <w:i/>
          <w:color w:val="292929"/>
          <w:sz w:val="20"/>
        </w:rPr>
        <w:t>Section 13(a)</w:t>
      </w:r>
      <w:r>
        <w:rPr>
          <w:rFonts w:ascii="Rany" w:eastAsia="Rany" w:hAnsi="Rany" w:cs="Rany"/>
          <w:color w:val="292929"/>
          <w:sz w:val="20"/>
        </w:rPr>
        <w:t>, and acknowledge that, by executing this Agreement, each Party shall be legally bound by all of the terms of this Agreement, including those set forth in the aforesaid Attachments.</w:t>
      </w:r>
    </w:p>
    <w:p w14:paraId="00000013" w14:textId="77777777" w:rsidR="00710C38" w:rsidRDefault="00000000">
      <w:pPr>
        <w:pStyle w:val="Titolo1"/>
        <w:numPr>
          <w:ilvl w:val="0"/>
          <w:numId w:val="7"/>
        </w:numPr>
        <w:spacing w:after="320"/>
        <w:jc w:val="both"/>
        <w:rPr>
          <w:rFonts w:ascii="Rany" w:eastAsia="Rany" w:hAnsi="Rany" w:cs="Rany"/>
          <w:b/>
          <w:color w:val="292929"/>
          <w:sz w:val="20"/>
        </w:rPr>
      </w:pPr>
      <w:r>
        <w:rPr>
          <w:rFonts w:ascii="Rany" w:eastAsia="Rany" w:hAnsi="Rany" w:cs="Rany"/>
          <w:b/>
          <w:color w:val="292929"/>
          <w:sz w:val="20"/>
        </w:rPr>
        <w:t xml:space="preserve">Services; Additional Services. </w:t>
      </w:r>
    </w:p>
    <w:p w14:paraId="00000014" w14:textId="77777777" w:rsidR="00710C38" w:rsidRDefault="00000000" w:rsidP="00454D3A">
      <w:pPr>
        <w:pStyle w:val="Titolo2"/>
        <w:numPr>
          <w:ilvl w:val="1"/>
          <w:numId w:val="8"/>
        </w:numPr>
        <w:spacing w:after="320"/>
        <w:jc w:val="both"/>
        <w:rPr>
          <w:rFonts w:ascii="Rany" w:eastAsia="Rany" w:hAnsi="Rany" w:cs="Rany"/>
          <w:color w:val="292929"/>
          <w:sz w:val="20"/>
        </w:rPr>
      </w:pPr>
      <w:r>
        <w:rPr>
          <w:rFonts w:ascii="Rany" w:eastAsia="Rany" w:hAnsi="Rany" w:cs="Rany"/>
          <w:color w:val="292929"/>
          <w:sz w:val="20"/>
          <w:u w:val="single"/>
        </w:rPr>
        <w:t>Services.</w:t>
      </w:r>
      <w:r>
        <w:rPr>
          <w:rFonts w:ascii="Rany" w:eastAsia="Rany" w:hAnsi="Rany" w:cs="Rany"/>
          <w:color w:val="292929"/>
          <w:sz w:val="20"/>
        </w:rPr>
        <w:t xml:space="preserve"> During the Term and subject to the terms and conditions of this Agreement, Independent Contractor hereby agrees to perform the Services which Stratega may require from Independent Contractor from time to time.</w:t>
      </w:r>
    </w:p>
    <w:p w14:paraId="00000015" w14:textId="77777777" w:rsidR="00710C38" w:rsidRDefault="00000000" w:rsidP="00454D3A">
      <w:pPr>
        <w:pStyle w:val="Titolo2"/>
        <w:numPr>
          <w:ilvl w:val="1"/>
          <w:numId w:val="8"/>
        </w:numPr>
        <w:spacing w:after="320"/>
        <w:jc w:val="both"/>
        <w:rPr>
          <w:rFonts w:ascii="Rany" w:eastAsia="Rany" w:hAnsi="Rany" w:cs="Rany"/>
          <w:color w:val="292929"/>
          <w:sz w:val="20"/>
        </w:rPr>
      </w:pPr>
      <w:r>
        <w:rPr>
          <w:rFonts w:ascii="Rany" w:eastAsia="Rany" w:hAnsi="Rany" w:cs="Rany"/>
          <w:color w:val="292929"/>
          <w:sz w:val="20"/>
          <w:u w:val="single"/>
        </w:rPr>
        <w:t>Additional Services.</w:t>
      </w:r>
      <w:r>
        <w:rPr>
          <w:rFonts w:ascii="Rany" w:eastAsia="Rany" w:hAnsi="Rany" w:cs="Rany"/>
          <w:color w:val="292929"/>
          <w:sz w:val="20"/>
        </w:rPr>
        <w:t xml:space="preserve"> The Parties acknowledge and agree that the current list of Services set forth in </w:t>
      </w:r>
      <w:r>
        <w:rPr>
          <w:rFonts w:ascii="Rany" w:eastAsia="Rany" w:hAnsi="Rany" w:cs="Rany"/>
          <w:i/>
          <w:color w:val="292929"/>
          <w:sz w:val="20"/>
        </w:rPr>
        <w:t>Exhibit A</w:t>
      </w:r>
      <w:r>
        <w:rPr>
          <w:rFonts w:ascii="Rany" w:eastAsia="Rany" w:hAnsi="Rany" w:cs="Rany"/>
          <w:color w:val="292929"/>
          <w:sz w:val="20"/>
        </w:rPr>
        <w:t xml:space="preserve"> may be updated and amended at any time by written mutual agreement of the Parties, whereupon the definition of Services, as used in this Agreement, shall be consequently amended with immediate effect. </w:t>
      </w:r>
    </w:p>
    <w:p w14:paraId="00000016" w14:textId="77777777" w:rsidR="00710C38" w:rsidRDefault="00000000">
      <w:pPr>
        <w:numPr>
          <w:ilvl w:val="0"/>
          <w:numId w:val="7"/>
        </w:numPr>
        <w:pBdr>
          <w:top w:val="nil"/>
          <w:left w:val="nil"/>
          <w:bottom w:val="nil"/>
          <w:right w:val="nil"/>
          <w:between w:val="nil"/>
        </w:pBdr>
        <w:rPr>
          <w:rFonts w:ascii="Rany" w:eastAsia="Rany" w:hAnsi="Rany" w:cs="Rany"/>
          <w:b/>
          <w:color w:val="292929"/>
          <w:sz w:val="20"/>
          <w:szCs w:val="20"/>
        </w:rPr>
      </w:pPr>
      <w:r>
        <w:rPr>
          <w:rFonts w:ascii="Rany" w:eastAsia="Rany" w:hAnsi="Rany" w:cs="Rany"/>
          <w:b/>
          <w:color w:val="292929"/>
          <w:sz w:val="20"/>
          <w:szCs w:val="20"/>
        </w:rPr>
        <w:t>No Employment Relationship; Working Facilities.</w:t>
      </w:r>
    </w:p>
    <w:p w14:paraId="00000017" w14:textId="1D755463" w:rsidR="00710C38" w:rsidRDefault="00000000" w:rsidP="00454D3A">
      <w:pPr>
        <w:pStyle w:val="Titolo2"/>
        <w:numPr>
          <w:ilvl w:val="1"/>
          <w:numId w:val="9"/>
        </w:numPr>
        <w:jc w:val="both"/>
        <w:rPr>
          <w:rFonts w:ascii="Rany" w:eastAsia="Rany" w:hAnsi="Rany" w:cs="Rany"/>
          <w:color w:val="292929"/>
          <w:sz w:val="20"/>
        </w:rPr>
      </w:pPr>
      <w:sdt>
        <w:sdtPr>
          <w:tag w:val="goog_rdk_0"/>
          <w:id w:val="13044585"/>
        </w:sdtPr>
        <w:sdtContent>
          <w:commentRangeStart w:id="3"/>
        </w:sdtContent>
      </w:sdt>
      <w:sdt>
        <w:sdtPr>
          <w:tag w:val="goog_rdk_1"/>
          <w:id w:val="138939776"/>
        </w:sdtPr>
        <w:sdtContent>
          <w:commentRangeStart w:id="4"/>
        </w:sdtContent>
      </w:sdt>
      <w:sdt>
        <w:sdtPr>
          <w:tag w:val="goog_rdk_2"/>
          <w:id w:val="1119646448"/>
          <w:showingPlcHdr/>
        </w:sdtPr>
        <w:sdtContent>
          <w:r w:rsidR="00454D3A">
            <w:t xml:space="preserve">     </w:t>
          </w:r>
          <w:commentRangeStart w:id="5"/>
        </w:sdtContent>
      </w:sdt>
      <w:r>
        <w:rPr>
          <w:rFonts w:ascii="Rany" w:eastAsia="Rany" w:hAnsi="Rany" w:cs="Rany"/>
          <w:color w:val="292929"/>
          <w:sz w:val="20"/>
          <w:u w:val="single"/>
        </w:rPr>
        <w:t>No Employment Relationship</w:t>
      </w:r>
      <w:r>
        <w:rPr>
          <w:rFonts w:ascii="Rany" w:eastAsia="Rany" w:hAnsi="Rany" w:cs="Rany"/>
          <w:color w:val="292929"/>
          <w:sz w:val="20"/>
        </w:rPr>
        <w:t xml:space="preserve">. Nothing in this Agreement shall be construed to create an employment or agency relationship, partnership or joint venture between the Parties. Independent Contractor is an independent contractor and shall have no authority to bind or represent Stratega. Independent Contractor shall not be entitled to participate in or receive any benefits that may be offered to Stratega’s employees from time to time. </w:t>
      </w:r>
      <w:commentRangeEnd w:id="3"/>
      <w:r>
        <w:commentReference w:id="3"/>
      </w:r>
      <w:commentRangeEnd w:id="4"/>
      <w:r>
        <w:commentReference w:id="4"/>
      </w:r>
      <w:commentRangeEnd w:id="5"/>
      <w:r>
        <w:commentReference w:id="5"/>
      </w:r>
    </w:p>
    <w:p w14:paraId="00000018" w14:textId="77777777" w:rsidR="00710C38" w:rsidRDefault="00000000" w:rsidP="00454D3A">
      <w:pPr>
        <w:pStyle w:val="Titolo2"/>
        <w:numPr>
          <w:ilvl w:val="1"/>
          <w:numId w:val="9"/>
        </w:numPr>
        <w:spacing w:after="320"/>
        <w:jc w:val="both"/>
        <w:rPr>
          <w:rFonts w:ascii="Rany" w:eastAsia="Rany" w:hAnsi="Rany" w:cs="Rany"/>
          <w:color w:val="292929"/>
          <w:sz w:val="20"/>
        </w:rPr>
      </w:pPr>
      <w:r>
        <w:rPr>
          <w:rFonts w:ascii="Rany" w:eastAsia="Rany" w:hAnsi="Rany" w:cs="Rany"/>
          <w:color w:val="292929"/>
          <w:sz w:val="20"/>
          <w:u w:val="single"/>
        </w:rPr>
        <w:t>Working Facilities</w:t>
      </w:r>
      <w:r>
        <w:rPr>
          <w:rFonts w:ascii="Rany" w:eastAsia="Rany" w:hAnsi="Rany" w:cs="Rany"/>
          <w:color w:val="292929"/>
          <w:sz w:val="20"/>
        </w:rPr>
        <w:t>. Consistent with its status as an independent contractor, Independent Contractor shall be responsible for providing its own facilities for the performance of the Services hereunder. Any expense related to such working facilities shall be borne solely by Independent Contractor.</w:t>
      </w:r>
    </w:p>
    <w:p w14:paraId="00000019" w14:textId="77777777" w:rsidR="00710C38" w:rsidRDefault="00000000">
      <w:pPr>
        <w:pStyle w:val="Titolo1"/>
        <w:numPr>
          <w:ilvl w:val="0"/>
          <w:numId w:val="7"/>
        </w:numPr>
        <w:spacing w:after="320"/>
        <w:jc w:val="both"/>
        <w:rPr>
          <w:rFonts w:ascii="Rany" w:eastAsia="Rany" w:hAnsi="Rany" w:cs="Rany"/>
          <w:b/>
          <w:color w:val="292929"/>
          <w:sz w:val="20"/>
        </w:rPr>
      </w:pPr>
      <w:r>
        <w:rPr>
          <w:rFonts w:ascii="Rany" w:eastAsia="Rany" w:hAnsi="Rany" w:cs="Rany"/>
          <w:b/>
          <w:color w:val="292929"/>
          <w:sz w:val="20"/>
        </w:rPr>
        <w:t>Term.</w:t>
      </w:r>
    </w:p>
    <w:p w14:paraId="0000001A" w14:textId="77777777" w:rsidR="00710C38" w:rsidRDefault="00000000">
      <w:pPr>
        <w:pStyle w:val="Titolo2"/>
        <w:numPr>
          <w:ilvl w:val="1"/>
          <w:numId w:val="4"/>
        </w:numPr>
        <w:spacing w:after="320"/>
        <w:jc w:val="both"/>
        <w:rPr>
          <w:rFonts w:ascii="Rany" w:eastAsia="Rany" w:hAnsi="Rany" w:cs="Rany"/>
          <w:color w:val="292929"/>
          <w:sz w:val="20"/>
        </w:rPr>
      </w:pPr>
      <w:r>
        <w:rPr>
          <w:rFonts w:ascii="Rany" w:eastAsia="Rany" w:hAnsi="Rany" w:cs="Rany"/>
          <w:color w:val="292929"/>
          <w:sz w:val="20"/>
          <w:u w:val="single"/>
        </w:rPr>
        <w:t>Definite Term.</w:t>
      </w:r>
      <w:r>
        <w:rPr>
          <w:rFonts w:ascii="Rany" w:eastAsia="Rany" w:hAnsi="Rany" w:cs="Rany"/>
          <w:color w:val="292929"/>
          <w:sz w:val="20"/>
        </w:rPr>
        <w:t xml:space="preserve"> The term of this Agreement shall commence on </w:t>
      </w:r>
      <w:r>
        <w:rPr>
          <w:rFonts w:ascii="Rany" w:eastAsia="Rany" w:hAnsi="Rany" w:cs="Rany"/>
          <w:color w:val="292929"/>
          <w:sz w:val="20"/>
          <w:highlight w:val="yellow"/>
        </w:rPr>
        <w:t>[DATE]</w:t>
      </w:r>
      <w:r>
        <w:rPr>
          <w:rFonts w:ascii="Rany" w:eastAsia="Rany" w:hAnsi="Rany" w:cs="Rany"/>
          <w:color w:val="292929"/>
          <w:sz w:val="20"/>
        </w:rPr>
        <w:t xml:space="preserve"> and continue until </w:t>
      </w:r>
      <w:r>
        <w:rPr>
          <w:rFonts w:ascii="Rany" w:eastAsia="Rany" w:hAnsi="Rany" w:cs="Rany"/>
          <w:color w:val="292929"/>
          <w:sz w:val="20"/>
          <w:highlight w:val="yellow"/>
        </w:rPr>
        <w:t>[DATE]</w:t>
      </w:r>
      <w:r>
        <w:rPr>
          <w:rFonts w:ascii="Rany" w:eastAsia="Rany" w:hAnsi="Rany" w:cs="Rany"/>
          <w:color w:val="292929"/>
          <w:sz w:val="20"/>
        </w:rPr>
        <w:t xml:space="preserve"> (the “</w:t>
      </w:r>
      <w:r>
        <w:rPr>
          <w:rFonts w:ascii="Rany" w:eastAsia="Rany" w:hAnsi="Rany" w:cs="Rany"/>
          <w:color w:val="292929"/>
          <w:sz w:val="20"/>
          <w:u w:val="single"/>
        </w:rPr>
        <w:t>Term</w:t>
      </w:r>
      <w:r>
        <w:rPr>
          <w:rFonts w:ascii="Rany" w:eastAsia="Rany" w:hAnsi="Rany" w:cs="Rany"/>
          <w:color w:val="292929"/>
          <w:sz w:val="20"/>
        </w:rPr>
        <w:t xml:space="preserve">”), unless earlier terminated pursuant to this Agreement. </w:t>
      </w:r>
    </w:p>
    <w:p w14:paraId="0000001B" w14:textId="26EEFC8C" w:rsidR="00710C38" w:rsidRPr="00454D3A" w:rsidRDefault="00000000" w:rsidP="00454D3A">
      <w:pPr>
        <w:pStyle w:val="Titolo1"/>
        <w:numPr>
          <w:ilvl w:val="0"/>
          <w:numId w:val="7"/>
        </w:numPr>
        <w:spacing w:after="320"/>
        <w:jc w:val="both"/>
        <w:rPr>
          <w:rFonts w:ascii="Rany" w:eastAsia="Rany" w:hAnsi="Rany" w:cs="Rany"/>
          <w:b/>
          <w:color w:val="292929"/>
          <w:sz w:val="20"/>
        </w:rPr>
      </w:pPr>
      <w:bookmarkStart w:id="6" w:name="_heading=h.3znysh7" w:colFirst="0" w:colLast="0"/>
      <w:bookmarkEnd w:id="6"/>
      <w:r>
        <w:rPr>
          <w:rFonts w:ascii="Rany" w:eastAsia="Rany" w:hAnsi="Rany" w:cs="Rany"/>
          <w:b/>
          <w:color w:val="292929"/>
          <w:sz w:val="20"/>
        </w:rPr>
        <w:t>Performance of Services; Reporting and Roadmap.</w:t>
      </w:r>
    </w:p>
    <w:p w14:paraId="0000001C" w14:textId="77777777" w:rsidR="00710C38" w:rsidRPr="00454D3A" w:rsidRDefault="00000000" w:rsidP="00454D3A">
      <w:pPr>
        <w:pStyle w:val="A2i"/>
        <w:numPr>
          <w:ilvl w:val="1"/>
          <w:numId w:val="10"/>
        </w:numPr>
        <w:spacing w:after="320"/>
        <w:rPr>
          <w:rFonts w:ascii="Rany" w:eastAsia="Rany" w:hAnsi="Rany" w:cs="Rany"/>
          <w:color w:val="292929"/>
          <w:sz w:val="20"/>
        </w:rPr>
      </w:pPr>
      <w:bookmarkStart w:id="7" w:name="_heading=h.2et92p0" w:colFirst="0" w:colLast="0"/>
      <w:bookmarkEnd w:id="7"/>
      <w:r w:rsidRPr="00454D3A">
        <w:rPr>
          <w:rFonts w:ascii="Rany" w:eastAsia="Rany" w:hAnsi="Rany" w:cs="Rany"/>
          <w:color w:val="292929"/>
          <w:sz w:val="20"/>
          <w:u w:val="single"/>
        </w:rPr>
        <w:t>Performance of Services.</w:t>
      </w:r>
      <w:r w:rsidRPr="00454D3A">
        <w:rPr>
          <w:rFonts w:ascii="Rany" w:eastAsia="Rany" w:hAnsi="Rany" w:cs="Rany"/>
          <w:color w:val="292929"/>
          <w:sz w:val="20"/>
        </w:rPr>
        <w:t xml:space="preserve"> Independent Contractor shall perform the Services in a timely manner and on an ongoing basis during the Term, as reasonably requested by Stratega. Without limiting the generality of the foregoing, in the performance of the Services hereunder, </w:t>
      </w:r>
      <w:r w:rsidRPr="00454D3A">
        <w:rPr>
          <w:rFonts w:ascii="Rany" w:eastAsia="Rany" w:hAnsi="Rany" w:cs="Rany"/>
          <w:color w:val="292929"/>
          <w:sz w:val="20"/>
        </w:rPr>
        <w:lastRenderedPageBreak/>
        <w:t>Independent Contractor shall comply with (i) the terms and conditions of this Agreement and (ii) all applicable laws, rules, regulations, guidelines and regulatory requirements.</w:t>
      </w:r>
    </w:p>
    <w:p w14:paraId="0000001D" w14:textId="77777777" w:rsidR="00710C38" w:rsidRDefault="00000000">
      <w:pPr>
        <w:pStyle w:val="Titolo2"/>
        <w:numPr>
          <w:ilvl w:val="1"/>
          <w:numId w:val="4"/>
        </w:numPr>
        <w:jc w:val="both"/>
        <w:rPr>
          <w:rFonts w:ascii="Rany" w:eastAsia="Rany" w:hAnsi="Rany" w:cs="Rany"/>
        </w:rPr>
      </w:pPr>
      <w:r>
        <w:rPr>
          <w:rFonts w:ascii="Rany" w:eastAsia="Rany" w:hAnsi="Rany" w:cs="Rany"/>
          <w:color w:val="292929"/>
          <w:sz w:val="20"/>
          <w:u w:val="single"/>
        </w:rPr>
        <w:t>Reporting and Roadmap</w:t>
      </w:r>
      <w:r>
        <w:rPr>
          <w:rFonts w:ascii="Rany" w:eastAsia="Rany" w:hAnsi="Rany" w:cs="Rany"/>
          <w:color w:val="292929"/>
          <w:sz w:val="20"/>
        </w:rPr>
        <w:t>. Stratega may request Independent Contractor to provide a schedule setting forth in reasonable details specifications and deliverables as well as the expected duration of any Service (the “</w:t>
      </w:r>
      <w:r>
        <w:rPr>
          <w:rFonts w:ascii="Rany" w:eastAsia="Rany" w:hAnsi="Rany" w:cs="Rany"/>
          <w:color w:val="292929"/>
          <w:sz w:val="20"/>
          <w:u w:val="single"/>
        </w:rPr>
        <w:t>Roadmap</w:t>
      </w:r>
      <w:r>
        <w:rPr>
          <w:rFonts w:ascii="Rany" w:eastAsia="Rany" w:hAnsi="Rany" w:cs="Rany"/>
          <w:color w:val="292929"/>
          <w:sz w:val="20"/>
        </w:rPr>
        <w:t>”). Independent Contractor shall provide Stratega with written notice of any material slippage of the Roadmap or any occurred problem while providing the Services.</w:t>
      </w:r>
    </w:p>
    <w:p w14:paraId="0000001E" w14:textId="77777777" w:rsidR="00710C38" w:rsidRDefault="00000000" w:rsidP="00454D3A">
      <w:pPr>
        <w:pStyle w:val="Titolo1"/>
        <w:numPr>
          <w:ilvl w:val="0"/>
          <w:numId w:val="7"/>
        </w:numPr>
        <w:spacing w:after="320"/>
        <w:jc w:val="both"/>
        <w:rPr>
          <w:rFonts w:ascii="Rany" w:eastAsia="Rany" w:hAnsi="Rany" w:cs="Rany"/>
          <w:b/>
          <w:color w:val="292929"/>
          <w:sz w:val="20"/>
        </w:rPr>
      </w:pPr>
      <w:r>
        <w:rPr>
          <w:rFonts w:ascii="Rany" w:eastAsia="Rany" w:hAnsi="Rany" w:cs="Rany"/>
          <w:b/>
          <w:color w:val="292929"/>
          <w:sz w:val="20"/>
        </w:rPr>
        <w:t>Fee; Taxes.</w:t>
      </w:r>
    </w:p>
    <w:p w14:paraId="0000001F" w14:textId="7C8DF7A7" w:rsidR="00710C38" w:rsidRPr="00454D3A" w:rsidRDefault="00000000" w:rsidP="00454D3A">
      <w:pPr>
        <w:pStyle w:val="A2i"/>
        <w:numPr>
          <w:ilvl w:val="1"/>
          <w:numId w:val="11"/>
        </w:numPr>
        <w:spacing w:after="320"/>
        <w:rPr>
          <w:rFonts w:ascii="Rany" w:eastAsia="Rany" w:hAnsi="Rany" w:cs="Rany"/>
          <w:color w:val="292929"/>
          <w:sz w:val="20"/>
          <w:u w:val="single"/>
        </w:rPr>
      </w:pPr>
      <w:sdt>
        <w:sdtPr>
          <w:tag w:val="goog_rdk_4"/>
          <w:id w:val="-657922019"/>
        </w:sdtPr>
        <w:sdtContent>
          <w:commentRangeStart w:id="8"/>
        </w:sdtContent>
      </w:sdt>
      <w:sdt>
        <w:sdtPr>
          <w:tag w:val="goog_rdk_5"/>
          <w:id w:val="43184095"/>
        </w:sdtPr>
        <w:sdtContent>
          <w:commentRangeStart w:id="9"/>
        </w:sdtContent>
      </w:sdt>
      <w:sdt>
        <w:sdtPr>
          <w:tag w:val="goog_rdk_6"/>
          <w:id w:val="-1655520987"/>
          <w:showingPlcHdr/>
        </w:sdtPr>
        <w:sdtContent>
          <w:r w:rsidR="00454D3A">
            <w:t xml:space="preserve">     </w:t>
          </w:r>
          <w:commentRangeStart w:id="10"/>
        </w:sdtContent>
      </w:sdt>
      <w:r w:rsidRPr="00454D3A">
        <w:rPr>
          <w:rFonts w:ascii="Rany" w:eastAsia="Rany" w:hAnsi="Rany" w:cs="Rany"/>
          <w:color w:val="292929"/>
          <w:sz w:val="20"/>
          <w:u w:val="single"/>
        </w:rPr>
        <w:t>Fee.</w:t>
      </w:r>
      <w:r w:rsidRPr="00454D3A">
        <w:rPr>
          <w:rFonts w:ascii="Rany" w:eastAsia="Rany" w:hAnsi="Rany" w:cs="Rany"/>
          <w:color w:val="292929"/>
          <w:sz w:val="20"/>
        </w:rPr>
        <w:t xml:space="preserve"> In consideration for the Services rendered by Independent Contractor under this Agreement, and subject to the conditions hereof, Stratega shall pay Independent Contractor </w:t>
      </w:r>
      <w:sdt>
        <w:sdtPr>
          <w:tag w:val="goog_rdk_7"/>
          <w:id w:val="88903203"/>
        </w:sdtPr>
        <w:sdtContent>
          <w:ins w:id="11" w:author="Daniele Pellegrini" w:date="2023-05-11T16:31:00Z">
            <w:r w:rsidRPr="00454D3A">
              <w:rPr>
                <w:rFonts w:ascii="Rany" w:eastAsia="Rany" w:hAnsi="Rany" w:cs="Rany"/>
                <w:color w:val="292929"/>
                <w:sz w:val="20"/>
              </w:rPr>
              <w:t>an</w:t>
            </w:r>
          </w:ins>
        </w:sdtContent>
      </w:sdt>
      <w:sdt>
        <w:sdtPr>
          <w:tag w:val="goog_rdk_8"/>
          <w:id w:val="684948573"/>
        </w:sdtPr>
        <w:sdtContent>
          <w:del w:id="12" w:author="Daniele Pellegrini" w:date="2023-05-11T16:31:00Z">
            <w:r w:rsidRPr="00454D3A">
              <w:rPr>
                <w:rFonts w:ascii="Rany" w:eastAsia="Rany" w:hAnsi="Rany" w:cs="Rany"/>
                <w:color w:val="292929"/>
                <w:sz w:val="20"/>
              </w:rPr>
              <w:delText>an annualized</w:delText>
            </w:r>
          </w:del>
        </w:sdtContent>
      </w:sdt>
      <w:r w:rsidRPr="00454D3A">
        <w:rPr>
          <w:rFonts w:ascii="Rany" w:eastAsia="Rany" w:hAnsi="Rany" w:cs="Rany"/>
          <w:color w:val="292929"/>
          <w:sz w:val="20"/>
        </w:rPr>
        <w:t xml:space="preserve"> </w:t>
      </w:r>
      <w:sdt>
        <w:sdtPr>
          <w:tag w:val="goog_rdk_9"/>
          <w:id w:val="1568844447"/>
        </w:sdtPr>
        <w:sdtContent>
          <w:ins w:id="13" w:author="Daniele Pellegrini" w:date="2023-05-12T10:34:00Z">
            <w:r w:rsidRPr="00454D3A">
              <w:rPr>
                <w:rFonts w:ascii="Rany" w:eastAsia="Rany" w:hAnsi="Rany" w:cs="Rany"/>
                <w:color w:val="292929"/>
                <w:sz w:val="20"/>
              </w:rPr>
              <w:t xml:space="preserve">aggregate </w:t>
            </w:r>
          </w:ins>
        </w:sdtContent>
      </w:sdt>
      <w:r w:rsidRPr="00454D3A">
        <w:rPr>
          <w:rFonts w:ascii="Rany" w:eastAsia="Rany" w:hAnsi="Rany" w:cs="Rany"/>
          <w:color w:val="292929"/>
          <w:sz w:val="20"/>
        </w:rPr>
        <w:t xml:space="preserve">fixed fee of </w:t>
      </w:r>
      <w:r w:rsidRPr="00454D3A">
        <w:rPr>
          <w:rFonts w:ascii="Rany" w:eastAsia="Rany" w:hAnsi="Rany" w:cs="Rany"/>
          <w:color w:val="292929"/>
          <w:sz w:val="20"/>
          <w:highlight w:val="yellow"/>
        </w:rPr>
        <w:t>[INSERT THE AMOUNT IN NUMBER]</w:t>
      </w:r>
      <w:r w:rsidRPr="00454D3A">
        <w:rPr>
          <w:rFonts w:ascii="Rany" w:eastAsia="Rany" w:hAnsi="Rany" w:cs="Rany"/>
          <w:color w:val="292929"/>
          <w:sz w:val="20"/>
          <w:highlight w:val="lightGray"/>
        </w:rPr>
        <w:t xml:space="preserve"> </w:t>
      </w:r>
      <w:r w:rsidRPr="00454D3A">
        <w:rPr>
          <w:rFonts w:ascii="Rany" w:eastAsia="Rany" w:hAnsi="Rany" w:cs="Rany"/>
          <w:color w:val="292929"/>
          <w:sz w:val="20"/>
          <w:highlight w:val="yellow"/>
        </w:rPr>
        <w:t>([INSERT THE AMOUNT IN WORDS])</w:t>
      </w:r>
      <w:r w:rsidRPr="00454D3A">
        <w:rPr>
          <w:rFonts w:ascii="Rany" w:eastAsia="Rany" w:hAnsi="Rany" w:cs="Rany"/>
          <w:color w:val="292929"/>
          <w:sz w:val="20"/>
        </w:rPr>
        <w:t xml:space="preserve"> (the “</w:t>
      </w:r>
      <w:r w:rsidRPr="00454D3A">
        <w:rPr>
          <w:rFonts w:ascii="Rany" w:eastAsia="Rany" w:hAnsi="Rany" w:cs="Rany"/>
          <w:color w:val="292929"/>
          <w:sz w:val="20"/>
          <w:u w:val="single"/>
        </w:rPr>
        <w:t>Fee</w:t>
      </w:r>
      <w:r w:rsidRPr="00454D3A">
        <w:rPr>
          <w:rFonts w:ascii="Rany" w:eastAsia="Rany" w:hAnsi="Rany" w:cs="Rany"/>
          <w:color w:val="292929"/>
          <w:sz w:val="20"/>
        </w:rPr>
        <w:t xml:space="preserve">”) which shall be paid by Stratega in </w:t>
      </w:r>
      <w:sdt>
        <w:sdtPr>
          <w:tag w:val="goog_rdk_10"/>
          <w:id w:val="-924344321"/>
        </w:sdtPr>
        <w:sdtContent>
          <w:sdt>
            <w:sdtPr>
              <w:tag w:val="goog_rdk_11"/>
              <w:id w:val="-319194029"/>
            </w:sdtPr>
            <w:sdtContent>
              <w:commentRangeStart w:id="14"/>
            </w:sdtContent>
          </w:sdt>
          <w:ins w:id="15" w:author="Daniele Pellegrini" w:date="2023-05-12T08:49:00Z">
            <w:r w:rsidRPr="00454D3A">
              <w:rPr>
                <w:rFonts w:ascii="Rany" w:eastAsia="Rany" w:hAnsi="Rany" w:cs="Rany"/>
                <w:color w:val="292929"/>
                <w:sz w:val="20"/>
              </w:rPr>
              <w:t xml:space="preserve">three (3) </w:t>
            </w:r>
          </w:ins>
        </w:sdtContent>
      </w:sdt>
      <w:commentRangeEnd w:id="14"/>
      <w:r>
        <w:commentReference w:id="14"/>
      </w:r>
      <w:r w:rsidRPr="00454D3A">
        <w:rPr>
          <w:rFonts w:ascii="Rany" w:eastAsia="Rany" w:hAnsi="Rany" w:cs="Rany"/>
          <w:color w:val="292929"/>
          <w:sz w:val="20"/>
          <w:highlight w:val="yellow"/>
        </w:rPr>
        <w:t>monthly equal installments in accordance with Stratega's procedures</w:t>
      </w:r>
      <w:r w:rsidRPr="00454D3A">
        <w:rPr>
          <w:rFonts w:ascii="Rany" w:eastAsia="Rany" w:hAnsi="Rany" w:cs="Rany"/>
          <w:color w:val="292929"/>
          <w:sz w:val="20"/>
        </w:rPr>
        <w:t>, subject to Stratega’s receipt of Independent Contractor’s relevant invoices. The Parties agree that, in the event of earlier termination of this Agreement, the Fee shall be prorated in proportion to the number of days for which the Services are actually rendered.</w:t>
      </w:r>
      <w:commentRangeEnd w:id="8"/>
      <w:r>
        <w:commentReference w:id="8"/>
      </w:r>
      <w:commentRangeEnd w:id="9"/>
      <w:r>
        <w:commentReference w:id="9"/>
      </w:r>
      <w:commentRangeEnd w:id="10"/>
      <w:r>
        <w:commentReference w:id="10"/>
      </w:r>
    </w:p>
    <w:p w14:paraId="00000020" w14:textId="77777777" w:rsidR="00710C38" w:rsidRDefault="00000000">
      <w:pPr>
        <w:pStyle w:val="Titolo2"/>
        <w:numPr>
          <w:ilvl w:val="1"/>
          <w:numId w:val="4"/>
        </w:numPr>
        <w:jc w:val="both"/>
        <w:rPr>
          <w:rFonts w:ascii="Rany" w:eastAsia="Rany" w:hAnsi="Rany" w:cs="Rany"/>
          <w:color w:val="292929"/>
          <w:sz w:val="20"/>
        </w:rPr>
      </w:pPr>
      <w:r>
        <w:rPr>
          <w:rFonts w:ascii="Rany" w:eastAsia="Rany" w:hAnsi="Rany" w:cs="Rany"/>
          <w:color w:val="292929"/>
          <w:sz w:val="20"/>
          <w:u w:val="single"/>
        </w:rPr>
        <w:t>Taxes.</w:t>
      </w:r>
      <w:r>
        <w:rPr>
          <w:rFonts w:ascii="Rany" w:eastAsia="Rany" w:hAnsi="Rany" w:cs="Rany"/>
          <w:color w:val="292929"/>
          <w:sz w:val="20"/>
        </w:rPr>
        <w:t xml:space="preserve"> Independent Contractor acknowledges that Stratega has no obligation to withhold any income or other taxes on its behalf and that Independent Contractor shall be solely responsible for compliance with all applicable laws, rules, regulations, guidelines and regulatory requirements pertaining to the withholding and payment of taxes upon the Fee provided for in this Agreement. Independent Contractor shall indemnify, defend and hold harmless Stratega from and against any losses that Stratega incurs or may incur as a result of Independent Contractor’s breach of any of its obligations under this provision. </w:t>
      </w:r>
    </w:p>
    <w:p w14:paraId="00000021" w14:textId="77777777" w:rsidR="00710C38" w:rsidRDefault="00000000" w:rsidP="00454D3A">
      <w:pPr>
        <w:pStyle w:val="Titolo1"/>
        <w:numPr>
          <w:ilvl w:val="0"/>
          <w:numId w:val="7"/>
        </w:numPr>
        <w:spacing w:after="320"/>
        <w:jc w:val="both"/>
        <w:rPr>
          <w:rFonts w:ascii="Rany" w:eastAsia="Rany" w:hAnsi="Rany" w:cs="Rany"/>
          <w:b/>
          <w:color w:val="292929"/>
          <w:sz w:val="20"/>
        </w:rPr>
      </w:pPr>
      <w:r>
        <w:rPr>
          <w:rFonts w:ascii="Rany" w:eastAsia="Rany" w:hAnsi="Rany" w:cs="Rany"/>
          <w:b/>
          <w:color w:val="292929"/>
          <w:sz w:val="20"/>
        </w:rPr>
        <w:t>Termination.</w:t>
      </w:r>
    </w:p>
    <w:p w14:paraId="00000022" w14:textId="77777777" w:rsidR="00710C38" w:rsidRDefault="00000000" w:rsidP="00454D3A">
      <w:pPr>
        <w:pStyle w:val="Titolo2"/>
        <w:numPr>
          <w:ilvl w:val="0"/>
          <w:numId w:val="0"/>
        </w:numPr>
        <w:tabs>
          <w:tab w:val="left" w:pos="720"/>
        </w:tabs>
        <w:spacing w:after="320"/>
        <w:jc w:val="both"/>
        <w:rPr>
          <w:rFonts w:ascii="Rany" w:eastAsia="Rany" w:hAnsi="Rany" w:cs="Rany"/>
          <w:color w:val="292929"/>
          <w:sz w:val="20"/>
          <w:u w:val="single"/>
        </w:rPr>
      </w:pPr>
      <w:r>
        <w:rPr>
          <w:rFonts w:ascii="Rany" w:eastAsia="Rany" w:hAnsi="Rany" w:cs="Rany"/>
          <w:color w:val="292929"/>
          <w:sz w:val="20"/>
        </w:rPr>
        <w:t>This Agreement, may be terminated as hereinafter set forth:</w:t>
      </w:r>
    </w:p>
    <w:p w14:paraId="00000023" w14:textId="52F7636C" w:rsidR="00710C38" w:rsidRPr="00454D3A" w:rsidRDefault="00000000" w:rsidP="00454D3A">
      <w:pPr>
        <w:pStyle w:val="A2i"/>
        <w:numPr>
          <w:ilvl w:val="1"/>
          <w:numId w:val="12"/>
        </w:numPr>
        <w:rPr>
          <w:rFonts w:ascii="Rany" w:eastAsia="Rany" w:hAnsi="Rany" w:cs="Rany"/>
          <w:color w:val="292929"/>
          <w:sz w:val="20"/>
        </w:rPr>
      </w:pPr>
      <w:sdt>
        <w:sdtPr>
          <w:tag w:val="goog_rdk_12"/>
          <w:id w:val="554429776"/>
        </w:sdtPr>
        <w:sdtContent>
          <w:commentRangeStart w:id="16"/>
        </w:sdtContent>
      </w:sdt>
      <w:sdt>
        <w:sdtPr>
          <w:tag w:val="goog_rdk_13"/>
          <w:id w:val="-1900354691"/>
        </w:sdtPr>
        <w:sdtContent>
          <w:commentRangeStart w:id="17"/>
        </w:sdtContent>
      </w:sdt>
      <w:sdt>
        <w:sdtPr>
          <w:tag w:val="goog_rdk_14"/>
          <w:id w:val="-1733998789"/>
          <w:showingPlcHdr/>
        </w:sdtPr>
        <w:sdtContent>
          <w:r w:rsidR="00454D3A">
            <w:t xml:space="preserve">     </w:t>
          </w:r>
          <w:commentRangeStart w:id="18"/>
        </w:sdtContent>
      </w:sdt>
      <w:r w:rsidRPr="00454D3A">
        <w:rPr>
          <w:rFonts w:ascii="Rany" w:eastAsia="Rany" w:hAnsi="Rany" w:cs="Rany"/>
          <w:color w:val="292929"/>
          <w:sz w:val="20"/>
          <w:u w:val="single"/>
        </w:rPr>
        <w:t>For Material Breach.</w:t>
      </w:r>
      <w:r w:rsidRPr="00454D3A">
        <w:rPr>
          <w:rFonts w:ascii="Rany" w:eastAsia="Rany" w:hAnsi="Rany" w:cs="Rany"/>
          <w:color w:val="292929"/>
          <w:sz w:val="20"/>
        </w:rPr>
        <w:t xml:space="preserve"> Either Party may terminate this Agreement upon prior written notice for a material breach of any of the provisions hereof, provided that the breaching Party fails to cure such breach within a period of </w:t>
      </w:r>
      <w:sdt>
        <w:sdtPr>
          <w:tag w:val="goog_rdk_15"/>
          <w:id w:val="-109821218"/>
        </w:sdtPr>
        <w:sdtContent>
          <w:ins w:id="19" w:author="Daniele Pellegrini" w:date="2023-05-11T16:32:00Z">
            <w:r w:rsidRPr="00454D3A">
              <w:rPr>
                <w:rFonts w:ascii="Rany" w:eastAsia="Rany" w:hAnsi="Rany" w:cs="Rany"/>
                <w:color w:val="292929"/>
                <w:sz w:val="20"/>
              </w:rPr>
              <w:t>twenty</w:t>
            </w:r>
          </w:ins>
        </w:sdtContent>
      </w:sdt>
      <w:sdt>
        <w:sdtPr>
          <w:tag w:val="goog_rdk_16"/>
          <w:id w:val="-1628000828"/>
        </w:sdtPr>
        <w:sdtContent>
          <w:del w:id="20" w:author="Daniele Pellegrini" w:date="2023-05-11T16:32:00Z">
            <w:r w:rsidRPr="00454D3A">
              <w:rPr>
                <w:rFonts w:ascii="Rany" w:eastAsia="Rany" w:hAnsi="Rany" w:cs="Rany"/>
                <w:color w:val="292929"/>
                <w:sz w:val="20"/>
                <w:highlight w:val="yellow"/>
              </w:rPr>
              <w:delText>fifteen</w:delText>
            </w:r>
          </w:del>
        </w:sdtContent>
      </w:sdt>
      <w:r w:rsidRPr="00454D3A">
        <w:rPr>
          <w:rFonts w:ascii="Rany" w:eastAsia="Rany" w:hAnsi="Rany" w:cs="Rany"/>
          <w:color w:val="292929"/>
          <w:sz w:val="20"/>
          <w:highlight w:val="yellow"/>
        </w:rPr>
        <w:t xml:space="preserve"> (</w:t>
      </w:r>
      <w:sdt>
        <w:sdtPr>
          <w:tag w:val="goog_rdk_17"/>
          <w:id w:val="-1628766184"/>
        </w:sdtPr>
        <w:sdtContent>
          <w:ins w:id="21" w:author="Daniele Pellegrini" w:date="2023-05-11T16:32:00Z">
            <w:r w:rsidRPr="00454D3A">
              <w:rPr>
                <w:rFonts w:ascii="Rany" w:eastAsia="Rany" w:hAnsi="Rany" w:cs="Rany"/>
                <w:color w:val="292929"/>
                <w:sz w:val="20"/>
                <w:highlight w:val="yellow"/>
              </w:rPr>
              <w:t>20</w:t>
            </w:r>
          </w:ins>
        </w:sdtContent>
      </w:sdt>
      <w:sdt>
        <w:sdtPr>
          <w:tag w:val="goog_rdk_18"/>
          <w:id w:val="-692228098"/>
        </w:sdtPr>
        <w:sdtContent>
          <w:del w:id="22" w:author="Daniele Pellegrini" w:date="2023-05-11T16:32:00Z">
            <w:r w:rsidRPr="00454D3A">
              <w:rPr>
                <w:rFonts w:ascii="Rany" w:eastAsia="Rany" w:hAnsi="Rany" w:cs="Rany"/>
                <w:color w:val="292929"/>
                <w:sz w:val="20"/>
                <w:highlight w:val="yellow"/>
              </w:rPr>
              <w:delText>15</w:delText>
            </w:r>
          </w:del>
        </w:sdtContent>
      </w:sdt>
      <w:r w:rsidRPr="00454D3A">
        <w:rPr>
          <w:rFonts w:ascii="Rany" w:eastAsia="Rany" w:hAnsi="Rany" w:cs="Rany"/>
          <w:color w:val="292929"/>
          <w:sz w:val="20"/>
          <w:highlight w:val="yellow"/>
        </w:rPr>
        <w:t>) business days</w:t>
      </w:r>
      <w:r w:rsidRPr="00454D3A">
        <w:rPr>
          <w:rFonts w:ascii="Rany" w:eastAsia="Rany" w:hAnsi="Rany" w:cs="Rany"/>
          <w:color w:val="292929"/>
          <w:sz w:val="20"/>
        </w:rPr>
        <w:t xml:space="preserve"> following receipt of written notice of such breach from the non-breaching Party.</w:t>
      </w:r>
      <w:commentRangeEnd w:id="16"/>
      <w:r>
        <w:commentReference w:id="16"/>
      </w:r>
      <w:commentRangeEnd w:id="17"/>
      <w:r>
        <w:commentReference w:id="17"/>
      </w:r>
      <w:commentRangeEnd w:id="18"/>
      <w:r>
        <w:commentReference w:id="18"/>
      </w:r>
    </w:p>
    <w:p w14:paraId="00000024" w14:textId="77777777" w:rsidR="00710C38" w:rsidRDefault="00000000">
      <w:pPr>
        <w:pStyle w:val="Titolo2"/>
        <w:numPr>
          <w:ilvl w:val="1"/>
          <w:numId w:val="4"/>
        </w:numPr>
        <w:spacing w:after="320"/>
        <w:jc w:val="both"/>
        <w:rPr>
          <w:rFonts w:ascii="Rany" w:eastAsia="Rany" w:hAnsi="Rany" w:cs="Rany"/>
          <w:color w:val="292929"/>
          <w:sz w:val="20"/>
        </w:rPr>
      </w:pPr>
      <w:bookmarkStart w:id="23" w:name="_heading=h.tyjcwt" w:colFirst="0" w:colLast="0"/>
      <w:bookmarkEnd w:id="23"/>
      <w:r>
        <w:rPr>
          <w:rFonts w:ascii="Rany" w:eastAsia="Rany" w:hAnsi="Rany" w:cs="Rany"/>
          <w:color w:val="292929"/>
          <w:sz w:val="20"/>
          <w:u w:val="single"/>
        </w:rPr>
        <w:t>For Cause by Stratega.</w:t>
      </w:r>
      <w:r>
        <w:rPr>
          <w:rFonts w:ascii="Rany" w:eastAsia="Rany" w:hAnsi="Rany" w:cs="Rany"/>
          <w:color w:val="292929"/>
          <w:sz w:val="20"/>
        </w:rPr>
        <w:t xml:space="preserve"> In addition to any other remedies available to Stratega herein or by operation of law, Stratega shall be entitled in its sole discretion to terminate this Agreement for Cause effective immediately upon delivery of written notice to Independent Contractor. As used herein, “</w:t>
      </w:r>
      <w:r>
        <w:rPr>
          <w:rFonts w:ascii="Rany" w:eastAsia="Rany" w:hAnsi="Rany" w:cs="Rany"/>
          <w:color w:val="292929"/>
          <w:sz w:val="20"/>
          <w:u w:val="single"/>
        </w:rPr>
        <w:t>Cause</w:t>
      </w:r>
      <w:r>
        <w:rPr>
          <w:rFonts w:ascii="Rany" w:eastAsia="Rany" w:hAnsi="Rany" w:cs="Rany"/>
          <w:color w:val="292929"/>
          <w:sz w:val="20"/>
        </w:rPr>
        <w:t>” means the occurrence during the Term of any of the following events: (i) Independent Contractor’s personal inability to perform the Services; (ii) acts of personal dishonesty, gross negligence or willful misconduct by Independent Contractor in connection with its duties, including false or misleading representations hereunder; (iii) misappropriation by Independent Contractor of the assets or business opportunities of Stratega or its affiliates; (iv) Independent Contractor’s conviction for, or entry of a plea of no contest with respect to, any felony, or other crime that adversely affects the ability of Independent Contractor to provide the Services; (v) any action or failure to take any action by Independent Contractor which materially damages the good name, reputation, or goodwill of Stratega; (vi) acts by Independent Contractor involving moral turpitude; or (vii) willful failure by Independent Contractor to comply with reasonable instructions of Stratega.</w:t>
      </w:r>
    </w:p>
    <w:p w14:paraId="00000025" w14:textId="77777777" w:rsidR="00710C38" w:rsidRDefault="00000000">
      <w:pPr>
        <w:pStyle w:val="Titolo2"/>
        <w:numPr>
          <w:ilvl w:val="1"/>
          <w:numId w:val="4"/>
        </w:numPr>
        <w:spacing w:after="320"/>
        <w:jc w:val="both"/>
        <w:rPr>
          <w:rFonts w:ascii="Rany" w:eastAsia="Rany" w:hAnsi="Rany" w:cs="Rany"/>
          <w:color w:val="292929"/>
          <w:sz w:val="20"/>
        </w:rPr>
      </w:pPr>
      <w:r>
        <w:rPr>
          <w:rFonts w:ascii="Rany" w:eastAsia="Rany" w:hAnsi="Rany" w:cs="Rany"/>
          <w:color w:val="292929"/>
          <w:sz w:val="20"/>
          <w:u w:val="single"/>
        </w:rPr>
        <w:t>For Convenience by Stratega.</w:t>
      </w:r>
      <w:r>
        <w:rPr>
          <w:rFonts w:ascii="Rany" w:eastAsia="Rany" w:hAnsi="Rany" w:cs="Rany"/>
          <w:color w:val="292929"/>
          <w:sz w:val="20"/>
        </w:rPr>
        <w:t xml:space="preserve"> Without limiting the generality of the foregoing, Stratega may terminate this Agreement for any reason or no reason by providing Independent Contractor with </w:t>
      </w:r>
      <w:sdt>
        <w:sdtPr>
          <w:tag w:val="goog_rdk_19"/>
          <w:id w:val="-847482525"/>
        </w:sdtPr>
        <w:sdtContent>
          <w:ins w:id="24" w:author="Daniele Pellegrini" w:date="2023-05-11T16:33:00Z">
            <w:r>
              <w:rPr>
                <w:rFonts w:ascii="Rany" w:eastAsia="Rany" w:hAnsi="Rany" w:cs="Rany"/>
                <w:color w:val="292929"/>
                <w:sz w:val="20"/>
              </w:rPr>
              <w:t>thirty</w:t>
            </w:r>
          </w:ins>
        </w:sdtContent>
      </w:sdt>
      <w:sdt>
        <w:sdtPr>
          <w:tag w:val="goog_rdk_20"/>
          <w:id w:val="1519505431"/>
        </w:sdtPr>
        <w:sdtContent>
          <w:sdt>
            <w:sdtPr>
              <w:tag w:val="goog_rdk_21"/>
              <w:id w:val="977501052"/>
            </w:sdtPr>
            <w:sdtContent>
              <w:commentRangeStart w:id="25"/>
            </w:sdtContent>
          </w:sdt>
          <w:customXmlDelRangeStart w:id="26" w:author="Daniele Pellegrini" w:date="2023-05-11T16:33:00Z"/>
          <w:sdt>
            <w:sdtPr>
              <w:tag w:val="goog_rdk_22"/>
              <w:id w:val="-1685131075"/>
            </w:sdtPr>
            <w:sdtContent>
              <w:customXmlDelRangeEnd w:id="26"/>
              <w:commentRangeStart w:id="27"/>
              <w:customXmlDelRangeStart w:id="28" w:author="Daniele Pellegrini" w:date="2023-05-11T16:33:00Z"/>
            </w:sdtContent>
          </w:sdt>
          <w:customXmlDelRangeEnd w:id="28"/>
          <w:customXmlDelRangeStart w:id="29" w:author="Daniele Pellegrini" w:date="2023-05-11T16:33:00Z"/>
          <w:sdt>
            <w:sdtPr>
              <w:tag w:val="goog_rdk_23"/>
              <w:id w:val="-299537451"/>
            </w:sdtPr>
            <w:sdtContent>
              <w:customXmlDelRangeEnd w:id="29"/>
              <w:commentRangeStart w:id="30"/>
              <w:customXmlDelRangeStart w:id="31" w:author="Daniele Pellegrini" w:date="2023-05-11T16:33:00Z"/>
            </w:sdtContent>
          </w:sdt>
          <w:customXmlDelRangeEnd w:id="31"/>
          <w:customXmlDelRangeStart w:id="32" w:author="Daniele Pellegrini" w:date="2023-05-11T16:33:00Z"/>
          <w:sdt>
            <w:sdtPr>
              <w:tag w:val="goog_rdk_24"/>
              <w:id w:val="279537143"/>
            </w:sdtPr>
            <w:sdtContent>
              <w:customXmlDelRangeEnd w:id="32"/>
              <w:commentRangeStart w:id="33"/>
              <w:customXmlDelRangeStart w:id="34" w:author="Daniele Pellegrini" w:date="2023-05-11T16:33:00Z"/>
            </w:sdtContent>
          </w:sdt>
          <w:customXmlDelRangeEnd w:id="34"/>
          <w:customXmlDelRangeStart w:id="35" w:author="Daniele Pellegrini" w:date="2023-05-11T16:33:00Z"/>
          <w:sdt>
            <w:sdtPr>
              <w:tag w:val="goog_rdk_25"/>
              <w:id w:val="25989351"/>
            </w:sdtPr>
            <w:sdtContent>
              <w:customXmlDelRangeEnd w:id="35"/>
              <w:commentRangeStart w:id="36"/>
              <w:customXmlDelRangeStart w:id="37" w:author="Daniele Pellegrini" w:date="2023-05-11T16:33:00Z"/>
            </w:sdtContent>
          </w:sdt>
          <w:customXmlDelRangeEnd w:id="37"/>
          <w:customXmlDelRangeStart w:id="38" w:author="Daniele Pellegrini" w:date="2023-05-11T16:33:00Z"/>
          <w:sdt>
            <w:sdtPr>
              <w:tag w:val="goog_rdk_26"/>
              <w:id w:val="1203210304"/>
            </w:sdtPr>
            <w:sdtContent>
              <w:customXmlDelRangeEnd w:id="38"/>
              <w:commentRangeStart w:id="39"/>
              <w:customXmlDelRangeStart w:id="40" w:author="Daniele Pellegrini" w:date="2023-05-11T16:33:00Z"/>
            </w:sdtContent>
          </w:sdt>
          <w:customXmlDelRangeEnd w:id="40"/>
          <w:del w:id="41" w:author="Daniele Pellegrini" w:date="2023-05-11T16:33:00Z">
            <w:r>
              <w:rPr>
                <w:rFonts w:ascii="Rany" w:eastAsia="Rany" w:hAnsi="Rany" w:cs="Rany"/>
                <w:color w:val="292929"/>
                <w:sz w:val="20"/>
                <w:highlight w:val="yellow"/>
              </w:rPr>
              <w:delText>twenty</w:delText>
            </w:r>
          </w:del>
        </w:sdtContent>
      </w:sdt>
      <w:r>
        <w:rPr>
          <w:rFonts w:ascii="Rany" w:eastAsia="Rany" w:hAnsi="Rany" w:cs="Rany"/>
          <w:color w:val="292929"/>
          <w:sz w:val="20"/>
          <w:highlight w:val="yellow"/>
        </w:rPr>
        <w:t xml:space="preserve"> (</w:t>
      </w:r>
      <w:sdt>
        <w:sdtPr>
          <w:tag w:val="goog_rdk_27"/>
          <w:id w:val="1513334277"/>
        </w:sdtPr>
        <w:sdtContent>
          <w:ins w:id="42" w:author="Daniele Pellegrini" w:date="2023-05-11T16:34:00Z">
            <w:r>
              <w:rPr>
                <w:rFonts w:ascii="Rany" w:eastAsia="Rany" w:hAnsi="Rany" w:cs="Rany"/>
                <w:color w:val="292929"/>
                <w:sz w:val="20"/>
                <w:highlight w:val="yellow"/>
              </w:rPr>
              <w:t>3</w:t>
            </w:r>
          </w:ins>
        </w:sdtContent>
      </w:sdt>
      <w:sdt>
        <w:sdtPr>
          <w:tag w:val="goog_rdk_28"/>
          <w:id w:val="1580797940"/>
        </w:sdtPr>
        <w:sdtContent>
          <w:del w:id="43" w:author="Daniele Pellegrini" w:date="2023-05-11T16:34:00Z">
            <w:r>
              <w:rPr>
                <w:rFonts w:ascii="Rany" w:eastAsia="Rany" w:hAnsi="Rany" w:cs="Rany"/>
                <w:color w:val="292929"/>
                <w:sz w:val="20"/>
                <w:highlight w:val="yellow"/>
              </w:rPr>
              <w:delText>2</w:delText>
            </w:r>
          </w:del>
        </w:sdtContent>
      </w:sdt>
      <w:r>
        <w:rPr>
          <w:rFonts w:ascii="Rany" w:eastAsia="Rany" w:hAnsi="Rany" w:cs="Rany"/>
          <w:color w:val="292929"/>
          <w:sz w:val="20"/>
          <w:highlight w:val="yellow"/>
        </w:rPr>
        <w:t>0) days’</w:t>
      </w:r>
      <w:commentRangeEnd w:id="25"/>
      <w:r>
        <w:commentReference w:id="25"/>
      </w:r>
      <w:commentRangeEnd w:id="27"/>
      <w:r>
        <w:commentReference w:id="27"/>
      </w:r>
      <w:commentRangeEnd w:id="30"/>
      <w:r>
        <w:commentReference w:id="30"/>
      </w:r>
      <w:commentRangeEnd w:id="33"/>
      <w:r>
        <w:commentReference w:id="33"/>
      </w:r>
      <w:commentRangeEnd w:id="36"/>
      <w:r>
        <w:commentReference w:id="36"/>
      </w:r>
      <w:commentRangeEnd w:id="39"/>
      <w:r>
        <w:commentReference w:id="39"/>
      </w:r>
      <w:r>
        <w:rPr>
          <w:rFonts w:ascii="Rany" w:eastAsia="Rany" w:hAnsi="Rany" w:cs="Rany"/>
          <w:color w:val="292929"/>
          <w:sz w:val="20"/>
        </w:rPr>
        <w:t xml:space="preserve"> prior written notice of the intention to terminate this Agreement. </w:t>
      </w:r>
    </w:p>
    <w:p w14:paraId="00000026" w14:textId="77777777" w:rsidR="00710C38" w:rsidRDefault="00000000" w:rsidP="00454D3A">
      <w:pPr>
        <w:pStyle w:val="Titolo1"/>
        <w:numPr>
          <w:ilvl w:val="0"/>
          <w:numId w:val="7"/>
        </w:numPr>
        <w:spacing w:after="320"/>
        <w:jc w:val="both"/>
        <w:rPr>
          <w:rFonts w:ascii="Rany" w:eastAsia="Rany" w:hAnsi="Rany" w:cs="Rany"/>
          <w:b/>
          <w:color w:val="292929"/>
          <w:sz w:val="20"/>
        </w:rPr>
      </w:pPr>
      <w:r>
        <w:rPr>
          <w:rFonts w:ascii="Rany" w:eastAsia="Rany" w:hAnsi="Rany" w:cs="Rany"/>
          <w:b/>
          <w:color w:val="292929"/>
          <w:sz w:val="20"/>
        </w:rPr>
        <w:t>Effects of Termination.</w:t>
      </w:r>
    </w:p>
    <w:p w14:paraId="00000027" w14:textId="77777777" w:rsidR="00710C38" w:rsidRPr="00454D3A" w:rsidRDefault="00000000" w:rsidP="00454D3A">
      <w:pPr>
        <w:pStyle w:val="A2i"/>
        <w:numPr>
          <w:ilvl w:val="1"/>
          <w:numId w:val="13"/>
        </w:numPr>
        <w:spacing w:after="320"/>
        <w:rPr>
          <w:rFonts w:ascii="Rany" w:eastAsia="Rany" w:hAnsi="Rany" w:cs="Rany"/>
          <w:color w:val="292929"/>
          <w:sz w:val="20"/>
        </w:rPr>
      </w:pPr>
      <w:r w:rsidRPr="00454D3A">
        <w:rPr>
          <w:rFonts w:ascii="Rany" w:eastAsia="Rany" w:hAnsi="Rany" w:cs="Rany"/>
          <w:color w:val="292929"/>
          <w:sz w:val="20"/>
          <w:u w:val="single"/>
        </w:rPr>
        <w:t>General Effects.</w:t>
      </w:r>
      <w:r w:rsidRPr="00454D3A">
        <w:rPr>
          <w:rFonts w:ascii="Rany" w:eastAsia="Rany" w:hAnsi="Rany" w:cs="Rany"/>
          <w:color w:val="292929"/>
          <w:sz w:val="20"/>
        </w:rPr>
        <w:t xml:space="preserve"> In any event of termination, this Agreement will cease forthwith and each Party shall be relieved from any obligations hereunder, except that: (i) Independent Contractor shall continue to be bound by the covenants set forth in </w:t>
      </w:r>
      <w:r w:rsidRPr="00454D3A">
        <w:rPr>
          <w:rFonts w:ascii="Rany" w:eastAsia="Rany" w:hAnsi="Rany" w:cs="Rany"/>
          <w:i/>
          <w:color w:val="292929"/>
          <w:sz w:val="20"/>
        </w:rPr>
        <w:t xml:space="preserve">Article 10 </w:t>
      </w:r>
      <w:r w:rsidRPr="00454D3A">
        <w:rPr>
          <w:rFonts w:ascii="Rany" w:eastAsia="Rany" w:hAnsi="Rany" w:cs="Rany"/>
          <w:color w:val="292929"/>
          <w:sz w:val="20"/>
        </w:rPr>
        <w:t xml:space="preserve"> for the term specified therein; and (ii) subject to and conditional upon compliance by Independent </w:t>
      </w:r>
      <w:r w:rsidRPr="00454D3A">
        <w:rPr>
          <w:rFonts w:ascii="Rany" w:eastAsia="Rany" w:hAnsi="Rany" w:cs="Rany"/>
          <w:color w:val="292929"/>
          <w:sz w:val="20"/>
        </w:rPr>
        <w:lastRenderedPageBreak/>
        <w:t xml:space="preserve">Contractor with the covenants set forth in </w:t>
      </w:r>
      <w:r w:rsidRPr="00454D3A">
        <w:rPr>
          <w:rFonts w:ascii="Rany" w:eastAsia="Rany" w:hAnsi="Rany" w:cs="Rany"/>
          <w:i/>
          <w:color w:val="292929"/>
          <w:sz w:val="20"/>
        </w:rPr>
        <w:t>Article 10</w:t>
      </w:r>
      <w:r w:rsidRPr="00454D3A">
        <w:rPr>
          <w:rFonts w:ascii="Rany" w:eastAsia="Rany" w:hAnsi="Rany" w:cs="Rany"/>
          <w:color w:val="292929"/>
          <w:sz w:val="20"/>
        </w:rPr>
        <w:t>,  Independent Contractor shall be entitled to receive the accrued but unpaid compensation (if any) earned by Independent Contractor through the effective date of termination of this Agreement and all unpaid and approved Disbursements due to Independent Contractor under this Agreement as of the effective date of termination.</w:t>
      </w:r>
    </w:p>
    <w:p w14:paraId="00000028" w14:textId="77777777" w:rsidR="00710C38" w:rsidRDefault="00000000">
      <w:pPr>
        <w:pStyle w:val="Titolo2"/>
        <w:numPr>
          <w:ilvl w:val="1"/>
          <w:numId w:val="4"/>
        </w:numPr>
        <w:spacing w:after="320"/>
        <w:jc w:val="both"/>
        <w:rPr>
          <w:rFonts w:ascii="Rany" w:eastAsia="Rany" w:hAnsi="Rany" w:cs="Rany"/>
          <w:color w:val="292929"/>
          <w:sz w:val="20"/>
        </w:rPr>
      </w:pPr>
      <w:r>
        <w:rPr>
          <w:rFonts w:ascii="Rany" w:eastAsia="Rany" w:hAnsi="Rany" w:cs="Rany"/>
          <w:color w:val="292929"/>
          <w:sz w:val="20"/>
          <w:u w:val="single"/>
        </w:rPr>
        <w:t>No Additional Compensation.</w:t>
      </w:r>
      <w:r>
        <w:rPr>
          <w:rFonts w:ascii="Rany" w:eastAsia="Rany" w:hAnsi="Rany" w:cs="Rany"/>
          <w:color w:val="292929"/>
          <w:sz w:val="20"/>
        </w:rPr>
        <w:t xml:space="preserve"> Upon Termination of this Agreement for any reason, Independent Contractor shall not be entitled to, and Stratega shall not be required to pay, any goodwill or termination indemnity, damages or additional compensation for any other reason, including for any alleged loss of business associated with the business of Stratega. The compensation set forth in </w:t>
      </w:r>
      <w:r>
        <w:rPr>
          <w:rFonts w:ascii="Rany" w:eastAsia="Rany" w:hAnsi="Rany" w:cs="Rany"/>
          <w:i/>
          <w:color w:val="292929"/>
          <w:sz w:val="20"/>
        </w:rPr>
        <w:t xml:space="preserve">Article 6 </w:t>
      </w:r>
      <w:r>
        <w:rPr>
          <w:rFonts w:ascii="Rany" w:eastAsia="Rany" w:hAnsi="Rany" w:cs="Rany"/>
          <w:color w:val="292929"/>
          <w:sz w:val="20"/>
        </w:rPr>
        <w:t xml:space="preserve">is intended as the entire compensation agreed to by the Parties for Independent Contractor’s Services, including the immediate as well as potential long-term value of Independent Contractor’s Services for Stratega. </w:t>
      </w:r>
    </w:p>
    <w:p w14:paraId="00000029" w14:textId="77777777" w:rsidR="00710C38" w:rsidRDefault="00000000" w:rsidP="00454D3A">
      <w:pPr>
        <w:pStyle w:val="Titolo1"/>
        <w:numPr>
          <w:ilvl w:val="0"/>
          <w:numId w:val="7"/>
        </w:numPr>
        <w:spacing w:after="320"/>
        <w:jc w:val="both"/>
        <w:rPr>
          <w:rFonts w:ascii="Rany" w:eastAsia="Rany" w:hAnsi="Rany" w:cs="Rany"/>
          <w:b/>
          <w:color w:val="292929"/>
          <w:sz w:val="20"/>
        </w:rPr>
      </w:pPr>
      <w:r>
        <w:rPr>
          <w:rFonts w:ascii="Rany" w:eastAsia="Rany" w:hAnsi="Rany" w:cs="Rany"/>
          <w:b/>
          <w:color w:val="292929"/>
          <w:sz w:val="20"/>
        </w:rPr>
        <w:t>Representations and Warranties; Limitation of Liability; Indemnification.</w:t>
      </w:r>
    </w:p>
    <w:p w14:paraId="0000002A" w14:textId="77777777" w:rsidR="00710C38" w:rsidRPr="00454D3A" w:rsidRDefault="00000000" w:rsidP="00454D3A">
      <w:pPr>
        <w:pStyle w:val="A2i"/>
        <w:numPr>
          <w:ilvl w:val="1"/>
          <w:numId w:val="14"/>
        </w:numPr>
        <w:rPr>
          <w:rFonts w:ascii="Rany" w:eastAsia="Rany" w:hAnsi="Rany" w:cs="Rany"/>
          <w:color w:val="292929"/>
          <w:sz w:val="20"/>
          <w:u w:val="single"/>
        </w:rPr>
      </w:pPr>
      <w:r w:rsidRPr="00454D3A">
        <w:rPr>
          <w:rFonts w:ascii="Rany" w:eastAsia="Rany" w:hAnsi="Rany" w:cs="Rany"/>
          <w:color w:val="292929"/>
          <w:sz w:val="20"/>
        </w:rPr>
        <w:t xml:space="preserve"> </w:t>
      </w:r>
      <w:r w:rsidRPr="00454D3A">
        <w:rPr>
          <w:rFonts w:ascii="Rany" w:eastAsia="Rany" w:hAnsi="Rany" w:cs="Rany"/>
          <w:color w:val="292929"/>
          <w:sz w:val="20"/>
          <w:u w:val="single"/>
        </w:rPr>
        <w:t>Representations By Independent Contractor.</w:t>
      </w:r>
      <w:r w:rsidRPr="00454D3A">
        <w:rPr>
          <w:rFonts w:ascii="Rany" w:eastAsia="Rany" w:hAnsi="Rany" w:cs="Rany"/>
          <w:color w:val="292929"/>
          <w:sz w:val="20"/>
        </w:rPr>
        <w:t xml:space="preserve"> Independent Contractor represents and warrants that, during the Term, Independent Contractor shall: (i) obtain and keep all permits, licenses, authorizations, certificates, consents, orders and approvals of, and will made all filings, applications and registrations with, any Governmental Authority that are required in order to carry out the Services; and (ii) abide by all applicable european, state, local laws and regulations governing self-employed individuals, including those concerning work safety and procedures. INDEPENDENT CONTRACTOR AGREES TO INDEMNIFY AND HOLD STRATEGA AND ITS SOLE PROPRIETOR HARMLESS FROM AND AGAINST ANY AND ALL DAMAGES, COSTS, CLAIMS, PENALTIES, SANCTIONS, FINES, EXPENSES OR OTHER LIABILITY (INCLUDING REASONABLE ATTORNEYS’ FEES) ARISING FROM OR RELATING TO THE BREACH OR ALLEGED BREACH BY INDEPENDENT CONTRACTOR OF THE REPRESENTATIONS AND WARRANTIES SET FORTH IN THIS </w:t>
      </w:r>
      <w:r w:rsidRPr="00454D3A">
        <w:rPr>
          <w:rFonts w:ascii="Rany" w:eastAsia="Rany" w:hAnsi="Rany" w:cs="Rany"/>
          <w:i/>
          <w:color w:val="292929"/>
          <w:sz w:val="20"/>
        </w:rPr>
        <w:t>ARTICLE 9.</w:t>
      </w:r>
    </w:p>
    <w:p w14:paraId="0000002B" w14:textId="77777777" w:rsidR="00710C38" w:rsidRDefault="00000000">
      <w:pPr>
        <w:numPr>
          <w:ilvl w:val="1"/>
          <w:numId w:val="4"/>
        </w:numPr>
        <w:pBdr>
          <w:top w:val="nil"/>
          <w:left w:val="nil"/>
          <w:bottom w:val="nil"/>
          <w:right w:val="nil"/>
          <w:between w:val="nil"/>
        </w:pBdr>
        <w:spacing w:after="320"/>
        <w:ind w:left="-22"/>
        <w:jc w:val="both"/>
        <w:rPr>
          <w:rFonts w:ascii="Rany" w:eastAsia="Rany" w:hAnsi="Rany" w:cs="Rany"/>
          <w:color w:val="292929"/>
          <w:sz w:val="20"/>
          <w:szCs w:val="20"/>
        </w:rPr>
      </w:pPr>
      <w:r>
        <w:rPr>
          <w:rFonts w:ascii="Rany" w:eastAsia="Rany" w:hAnsi="Rany" w:cs="Rany"/>
          <w:color w:val="292929"/>
          <w:sz w:val="20"/>
          <w:szCs w:val="20"/>
          <w:u w:val="single"/>
        </w:rPr>
        <w:t>Limitation of Liability.</w:t>
      </w:r>
      <w:r>
        <w:rPr>
          <w:rFonts w:ascii="Rany" w:eastAsia="Rany" w:hAnsi="Rany" w:cs="Rany"/>
          <w:color w:val="292929"/>
          <w:sz w:val="20"/>
          <w:szCs w:val="20"/>
        </w:rPr>
        <w:t xml:space="preserve"> Notwithstanding anything to the contrary herein, Independent Contractor acknowledges and agrees that STRATEGA AND ITS SOLE PROPRIETOR SHALL NOT BE LIABLE TO INDEPENDENT CONTRACTOR FOR ANY LIABILITIES, LOSSES, DAMAGES, CLAIMS, CAUSES OF ACTION, OR EXPENSES RESULTING FROM LOSS OF USE, LOSS OF REVENUES, LOSS OF PROFIT, LOSS OF SAVINGS, OR LOSS OF BUSINESS INCURRED OR SUFFERD BY INDEPENDENT CONTRACTOR IN CONNECTION WITH THIS AGREEMENT, WHETHER OR NOT INDEPENDENT CONTRACTOR HAS BEEN ADVISED OF THE POSSIBILITY OF SUCH DAMAGES.  INDEPENDENT CONTRACTOR ACKNOWLEDGES AND AGREES THAT IT HAS THE SOLE RESPONSIBILITY FOR THE PERFORMANCE OF THE SERVICES AND FOR COMPLYING WITH ALL REQUIREMENTS OF ANY LAWS OR REGULATIONS AS THEY MAY PERTAIN TO THIS AGREEMENT.</w:t>
      </w:r>
    </w:p>
    <w:p w14:paraId="0000002C" w14:textId="77777777" w:rsidR="00710C38" w:rsidRDefault="00000000">
      <w:pPr>
        <w:numPr>
          <w:ilvl w:val="1"/>
          <w:numId w:val="4"/>
        </w:numPr>
        <w:pBdr>
          <w:top w:val="nil"/>
          <w:left w:val="nil"/>
          <w:bottom w:val="nil"/>
          <w:right w:val="nil"/>
          <w:between w:val="nil"/>
        </w:pBdr>
        <w:spacing w:after="320"/>
        <w:ind w:left="-22"/>
        <w:jc w:val="both"/>
        <w:rPr>
          <w:rFonts w:ascii="Rany" w:eastAsia="Rany" w:hAnsi="Rany" w:cs="Rany"/>
          <w:color w:val="292929"/>
          <w:sz w:val="20"/>
          <w:szCs w:val="20"/>
        </w:rPr>
      </w:pPr>
      <w:r>
        <w:rPr>
          <w:rFonts w:ascii="Rany" w:eastAsia="Rany" w:hAnsi="Rany" w:cs="Rany"/>
          <w:color w:val="292929"/>
          <w:sz w:val="20"/>
          <w:szCs w:val="20"/>
          <w:u w:val="single"/>
        </w:rPr>
        <w:t>Indemnification.</w:t>
      </w:r>
      <w:r>
        <w:rPr>
          <w:rFonts w:ascii="Rany" w:eastAsia="Rany" w:hAnsi="Rany" w:cs="Rany"/>
          <w:color w:val="292929"/>
          <w:sz w:val="20"/>
          <w:szCs w:val="20"/>
        </w:rPr>
        <w:t xml:space="preserve"> TO THE FULLEST EXTENT PERMITTED BY LAW, INDEPENDENT CONTRACTOR HEREBY AGREES TO INDEMNIFY, DEFEND, AND HOLD HARMLESS STRATEGA AND ITS SOLE PROPRIETOR FROM AND AGAINST ANY AND ALL CLAIMS, CAUSES OF ACTIONS, SUITS, PROCEEDINGS, COSTS, FEES, DAMAGES, PENALTIES, LOSSES, LIABILITIES, AND EXPENSES, INCLUDING REASONABLE ATTORNEYS’ FEES AND LITIGATION EXPENSES, OF ANY KIND RESULTING FROM, ARISING OUT OF, RELATED TO, OR CONNECTED WITH THE PERFORMANCE OF THE SERVICES AND ANY OF ITS DUTIES AND OBLIGATIONS HEREUNDER.</w:t>
      </w:r>
    </w:p>
    <w:p w14:paraId="0000002D" w14:textId="77777777" w:rsidR="00710C38" w:rsidRDefault="00000000" w:rsidP="00454D3A">
      <w:pPr>
        <w:pStyle w:val="Titolo1"/>
        <w:numPr>
          <w:ilvl w:val="0"/>
          <w:numId w:val="7"/>
        </w:numPr>
        <w:spacing w:after="320"/>
        <w:jc w:val="both"/>
        <w:rPr>
          <w:rFonts w:ascii="Rany" w:eastAsia="Rany" w:hAnsi="Rany" w:cs="Rany"/>
          <w:b/>
          <w:color w:val="292929"/>
          <w:sz w:val="20"/>
        </w:rPr>
      </w:pPr>
      <w:r>
        <w:rPr>
          <w:rFonts w:ascii="Rany" w:eastAsia="Rany" w:hAnsi="Rany" w:cs="Rany"/>
          <w:b/>
          <w:color w:val="292929"/>
          <w:sz w:val="20"/>
        </w:rPr>
        <w:t>Restrictive Covenants.</w:t>
      </w:r>
    </w:p>
    <w:p w14:paraId="0000002E" w14:textId="77777777" w:rsidR="00710C38" w:rsidRPr="00454D3A" w:rsidRDefault="00000000" w:rsidP="00454D3A">
      <w:pPr>
        <w:pStyle w:val="A2i"/>
        <w:numPr>
          <w:ilvl w:val="1"/>
          <w:numId w:val="15"/>
        </w:numPr>
        <w:spacing w:after="320"/>
        <w:rPr>
          <w:rFonts w:ascii="Rany" w:eastAsia="Rany" w:hAnsi="Rany" w:cs="Rany"/>
          <w:color w:val="292929"/>
          <w:sz w:val="20"/>
        </w:rPr>
      </w:pPr>
      <w:bookmarkStart w:id="44" w:name="_heading=h.3dy6vkm" w:colFirst="0" w:colLast="0"/>
      <w:bookmarkEnd w:id="44"/>
      <w:r w:rsidRPr="00454D3A">
        <w:rPr>
          <w:rFonts w:ascii="Rany" w:eastAsia="Rany" w:hAnsi="Rany" w:cs="Rany"/>
          <w:color w:val="292929"/>
          <w:sz w:val="20"/>
          <w:u w:val="single"/>
        </w:rPr>
        <w:t>Generally.</w:t>
      </w:r>
      <w:r w:rsidRPr="00454D3A">
        <w:rPr>
          <w:rFonts w:ascii="Rany" w:eastAsia="Rany" w:hAnsi="Rany" w:cs="Rany"/>
          <w:color w:val="292929"/>
          <w:sz w:val="20"/>
        </w:rPr>
        <w:t xml:space="preserve"> Independent Contractor acknowledges and agrees that: (i) the agreements and covenants contained in this </w:t>
      </w:r>
      <w:r w:rsidRPr="00454D3A">
        <w:rPr>
          <w:rFonts w:ascii="Rany" w:eastAsia="Rany" w:hAnsi="Rany" w:cs="Rany"/>
          <w:i/>
          <w:color w:val="292929"/>
          <w:sz w:val="20"/>
        </w:rPr>
        <w:t>Article 10</w:t>
      </w:r>
      <w:r w:rsidRPr="00454D3A">
        <w:rPr>
          <w:rFonts w:ascii="Rany" w:eastAsia="Rany" w:hAnsi="Rany" w:cs="Rany"/>
          <w:color w:val="292929"/>
          <w:sz w:val="20"/>
        </w:rPr>
        <w:t xml:space="preserve"> are reasonable and valid in functional scope and duration, and essential to protect the value of Stratega’s business and assets; and (ii) while providing the Services, Independent Contractor will obtain knowledge, contacts, know-how, and experience, and there is a substantial probability that such knowledge, know-how, contacts and experience could be used to the substantial advantage of a competitor of Stratega and to Stratega’s substantial detriment.</w:t>
      </w:r>
    </w:p>
    <w:p w14:paraId="0000002F" w14:textId="77777777" w:rsidR="00710C38" w:rsidRDefault="00000000">
      <w:pPr>
        <w:pStyle w:val="Titolo2"/>
        <w:numPr>
          <w:ilvl w:val="1"/>
          <w:numId w:val="4"/>
        </w:numPr>
        <w:jc w:val="both"/>
        <w:rPr>
          <w:rFonts w:ascii="Rany" w:eastAsia="Rany" w:hAnsi="Rany" w:cs="Rany"/>
          <w:color w:val="292929"/>
          <w:sz w:val="20"/>
        </w:rPr>
      </w:pPr>
      <w:r>
        <w:rPr>
          <w:rFonts w:ascii="Rany" w:eastAsia="Rany" w:hAnsi="Rany" w:cs="Rany"/>
          <w:color w:val="292929"/>
          <w:sz w:val="20"/>
          <w:u w:val="single"/>
        </w:rPr>
        <w:t>Non-Disparagement</w:t>
      </w:r>
      <w:r>
        <w:rPr>
          <w:rFonts w:ascii="Rany" w:eastAsia="Rany" w:hAnsi="Rany" w:cs="Rany"/>
          <w:color w:val="292929"/>
          <w:sz w:val="20"/>
        </w:rPr>
        <w:t>. Independent Contractor agrees that it will not directly or indirectly disparage, defame, otherwise speak negatively  (or induce or encourage others to disparage or make negative statements) about Stratega or its predecessors, successors, or past or present affiliates, officers, directors, agents, employees and assigns, in any manner, or take or cause to be taken any other action that is, likely to be harmful to them or their business, business reputation or personal reputation in any way, provided that Independent Contractor shall respond accurately and fully to any question, inquiry or request for information when instructed by Stratega or otherwise required by legal process.</w:t>
      </w:r>
    </w:p>
    <w:p w14:paraId="00000030" w14:textId="77777777" w:rsidR="00710C38" w:rsidRDefault="00000000">
      <w:pPr>
        <w:pStyle w:val="Titolo2"/>
        <w:numPr>
          <w:ilvl w:val="1"/>
          <w:numId w:val="4"/>
        </w:numPr>
        <w:jc w:val="both"/>
        <w:rPr>
          <w:rFonts w:ascii="Rany" w:eastAsia="Rany" w:hAnsi="Rany" w:cs="Rany"/>
          <w:color w:val="292929"/>
          <w:sz w:val="20"/>
        </w:rPr>
      </w:pPr>
      <w:r>
        <w:rPr>
          <w:rFonts w:ascii="Rany" w:eastAsia="Rany" w:hAnsi="Rany" w:cs="Rany"/>
          <w:color w:val="292929"/>
          <w:sz w:val="20"/>
          <w:u w:val="single"/>
        </w:rPr>
        <w:lastRenderedPageBreak/>
        <w:t>Confidential Information.</w:t>
      </w:r>
      <w:r>
        <w:rPr>
          <w:rFonts w:ascii="Rany" w:eastAsia="Rany" w:hAnsi="Rany" w:cs="Rany"/>
          <w:color w:val="292929"/>
          <w:sz w:val="20"/>
        </w:rPr>
        <w:t xml:space="preserve"> Independent Contractor acknowledges and represents that certain proprietary and confidential information belonging to Stratega may be furnished to Independent Contractor hereunder for providing the Services. Independent Contractor shall treat such information as strictly confidential and, except to the extent required by applicable law, shall not disclose such information to any other Person, firm or corporation or use such information for any other purpose other than to perform Independent Contractor’s obligations under this Agreement. At any time during and after the Term, Independent Contractor shall not disclose to, or use any confidential or proprietary trade secrets, customer lists, drawings, designs, information regarding product development, marketing plans, sales plans, management organization information or other financial, commercial, business or technical information relating to Stratega gathered to perform the Services. After the termination of this Agreement, Independent Contractor shall deliver to Stratega all of the documents and data of any nature and in whatever medium of Stratega, and shall not take any such documents or data or any reproduction thereof, or any documents containing or pertaining to any confidential information.</w:t>
      </w:r>
    </w:p>
    <w:p w14:paraId="00000031" w14:textId="77777777" w:rsidR="00710C38" w:rsidRDefault="00000000">
      <w:pPr>
        <w:pStyle w:val="Titolo2"/>
        <w:numPr>
          <w:ilvl w:val="1"/>
          <w:numId w:val="4"/>
        </w:numPr>
        <w:spacing w:after="320"/>
        <w:jc w:val="both"/>
        <w:rPr>
          <w:rFonts w:ascii="Rany" w:eastAsia="Rany" w:hAnsi="Rany" w:cs="Rany"/>
        </w:rPr>
      </w:pPr>
      <w:r>
        <w:rPr>
          <w:rFonts w:ascii="Rany" w:eastAsia="Rany" w:hAnsi="Rany" w:cs="Rany"/>
          <w:color w:val="292929"/>
          <w:sz w:val="20"/>
          <w:u w:val="single"/>
        </w:rPr>
        <w:t>Work Products.</w:t>
      </w:r>
      <w:r>
        <w:rPr>
          <w:rFonts w:ascii="Rany" w:eastAsia="Rany" w:hAnsi="Rany" w:cs="Rany"/>
          <w:color w:val="292929"/>
          <w:sz w:val="20"/>
        </w:rPr>
        <w:t xml:space="preserve"> Independent Contractor acknowledges and agrees that Stratega shall be the sole owner of all rights, including copyright, in and to any work product made by Independent Contractor under the Agreement, and Independent Contractor agrees to assign, and hereby assigns, to Stratega for the full term of the copyright and all extensions thereof all of its right, title and interest in and to such work product. All discoveries, inventions, innovations, works of authorship, computer programs, improvements and ideas, whether or not patentable or copyrightable or otherwise protectable, conceived, completed, reduced to practice or otherwise produced by Independent Contractor in the course of the performance of its Services to Stratega in connection with or in any way relating to the business of Stratega or capable of being used or adapted for use therein or in connection therewith shall forthwith be disclosed to Stratega and shall belong to and be the absolute property of Stratega, unless assigned by Stratega to another entity.</w:t>
      </w:r>
    </w:p>
    <w:p w14:paraId="00000032" w14:textId="77777777" w:rsidR="00710C38" w:rsidRDefault="00000000">
      <w:pPr>
        <w:pStyle w:val="Titolo2"/>
        <w:numPr>
          <w:ilvl w:val="1"/>
          <w:numId w:val="4"/>
        </w:numPr>
        <w:jc w:val="both"/>
        <w:rPr>
          <w:rFonts w:ascii="Rany" w:eastAsia="Rany" w:hAnsi="Rany" w:cs="Rany"/>
          <w:color w:val="292929"/>
          <w:sz w:val="20"/>
        </w:rPr>
      </w:pPr>
      <w:r>
        <w:rPr>
          <w:rFonts w:ascii="Rany" w:eastAsia="Rany" w:hAnsi="Rany" w:cs="Rany"/>
          <w:color w:val="292929"/>
          <w:sz w:val="20"/>
          <w:u w:val="single"/>
        </w:rPr>
        <w:t>Non-Interference.</w:t>
      </w:r>
      <w:r>
        <w:rPr>
          <w:rFonts w:ascii="Rany" w:eastAsia="Rany" w:hAnsi="Rany" w:cs="Rany"/>
          <w:color w:val="292929"/>
          <w:sz w:val="20"/>
        </w:rPr>
        <w:t xml:space="preserve"> During the Term and for a period of </w:t>
      </w:r>
      <w:sdt>
        <w:sdtPr>
          <w:tag w:val="goog_rdk_29"/>
          <w:id w:val="1892605183"/>
        </w:sdtPr>
        <w:sdtContent>
          <w:commentRangeStart w:id="45"/>
        </w:sdtContent>
      </w:sdt>
      <w:sdt>
        <w:sdtPr>
          <w:tag w:val="goog_rdk_30"/>
          <w:id w:val="-2121993066"/>
        </w:sdtPr>
        <w:sdtContent>
          <w:commentRangeStart w:id="46"/>
        </w:sdtContent>
      </w:sdt>
      <w:r>
        <w:rPr>
          <w:rFonts w:ascii="Rany" w:eastAsia="Rany" w:hAnsi="Rany" w:cs="Rany"/>
          <w:color w:val="292929"/>
          <w:sz w:val="20"/>
          <w:highlight w:val="lightGray"/>
        </w:rPr>
        <w:t>one (1) yea</w:t>
      </w:r>
      <w:commentRangeEnd w:id="45"/>
      <w:r>
        <w:commentReference w:id="45"/>
      </w:r>
      <w:commentRangeEnd w:id="46"/>
      <w:r>
        <w:commentReference w:id="46"/>
      </w:r>
      <w:r>
        <w:rPr>
          <w:rFonts w:ascii="Rany" w:eastAsia="Rany" w:hAnsi="Rany" w:cs="Rany"/>
          <w:color w:val="292929"/>
          <w:sz w:val="20"/>
          <w:highlight w:val="lightGray"/>
        </w:rPr>
        <w:t>r</w:t>
      </w:r>
      <w:r>
        <w:rPr>
          <w:rFonts w:ascii="Rany" w:eastAsia="Rany" w:hAnsi="Rany" w:cs="Rany"/>
          <w:color w:val="292929"/>
          <w:sz w:val="20"/>
        </w:rPr>
        <w:t xml:space="preserve"> after the expiration or termination of this Agreement, Independent Contractor shall not, directly or indirectly, for his own account or for the account of any other Person, engage in Interfering Activities. </w:t>
      </w:r>
    </w:p>
    <w:p w14:paraId="00000033" w14:textId="77777777" w:rsidR="00710C38" w:rsidRDefault="00000000">
      <w:pPr>
        <w:pStyle w:val="Titolo2"/>
        <w:numPr>
          <w:ilvl w:val="1"/>
          <w:numId w:val="4"/>
        </w:numPr>
        <w:spacing w:after="320"/>
        <w:jc w:val="both"/>
        <w:rPr>
          <w:rFonts w:ascii="Rany" w:eastAsia="Rany" w:hAnsi="Rany" w:cs="Rany"/>
          <w:color w:val="292929"/>
          <w:sz w:val="20"/>
        </w:rPr>
      </w:pPr>
      <w:r>
        <w:rPr>
          <w:rFonts w:ascii="Rany" w:eastAsia="Rany" w:hAnsi="Rany" w:cs="Rany"/>
          <w:color w:val="292929"/>
          <w:sz w:val="20"/>
          <w:u w:val="single"/>
        </w:rPr>
        <w:t>Compensation.</w:t>
      </w:r>
      <w:r>
        <w:rPr>
          <w:rFonts w:ascii="Rany" w:eastAsia="Rany" w:hAnsi="Rany" w:cs="Rany"/>
          <w:color w:val="292929"/>
          <w:sz w:val="20"/>
        </w:rPr>
        <w:t xml:space="preserve"> Independent Contractor acknowledges, agrees and represents that the Fee set forth in</w:t>
      </w:r>
      <w:r>
        <w:rPr>
          <w:rFonts w:ascii="Rany" w:eastAsia="Rany" w:hAnsi="Rany" w:cs="Rany"/>
          <w:i/>
          <w:color w:val="292929"/>
          <w:sz w:val="20"/>
        </w:rPr>
        <w:t xml:space="preserve"> Section 6(a) </w:t>
      </w:r>
      <w:r>
        <w:rPr>
          <w:rFonts w:ascii="Rany" w:eastAsia="Rany" w:hAnsi="Rany" w:cs="Rany"/>
          <w:color w:val="292929"/>
          <w:sz w:val="20"/>
        </w:rPr>
        <w:t xml:space="preserve">is predicated on the enforceability of the other provisions of this Agreement, including those set forth in this </w:t>
      </w:r>
      <w:r>
        <w:rPr>
          <w:rFonts w:ascii="Rany" w:eastAsia="Rany" w:hAnsi="Rany" w:cs="Rany"/>
          <w:i/>
          <w:color w:val="292929"/>
          <w:sz w:val="20"/>
        </w:rPr>
        <w:t>Article 10</w:t>
      </w:r>
      <w:r>
        <w:rPr>
          <w:rFonts w:ascii="Rany" w:eastAsia="Rany" w:hAnsi="Rany" w:cs="Rany"/>
          <w:color w:val="292929"/>
          <w:sz w:val="20"/>
        </w:rPr>
        <w:t>, aimed at granting Independent Contractor certain rights or remedies, and would be substantially lower if these provisions would not apply, in all or in part. Should these provisions be declared, in all or in part, unenforceable or invalid, the Parties shall take such actions and execute such agreements and instruments required to reflect and give full force and effect to such provisions accordingly.</w:t>
      </w:r>
    </w:p>
    <w:p w14:paraId="00000034" w14:textId="77777777" w:rsidR="00710C38" w:rsidRDefault="00000000" w:rsidP="00454D3A">
      <w:pPr>
        <w:pStyle w:val="Titolo1"/>
        <w:numPr>
          <w:ilvl w:val="0"/>
          <w:numId w:val="7"/>
        </w:numPr>
        <w:spacing w:after="320"/>
        <w:jc w:val="both"/>
        <w:rPr>
          <w:rFonts w:ascii="Rany" w:eastAsia="Rany" w:hAnsi="Rany" w:cs="Rany"/>
          <w:b/>
          <w:color w:val="292929"/>
          <w:sz w:val="20"/>
        </w:rPr>
      </w:pPr>
      <w:r>
        <w:rPr>
          <w:rFonts w:ascii="Rany" w:eastAsia="Rany" w:hAnsi="Rany" w:cs="Rany"/>
          <w:b/>
          <w:color w:val="292929"/>
          <w:sz w:val="20"/>
        </w:rPr>
        <w:t>Notices.</w:t>
      </w:r>
    </w:p>
    <w:p w14:paraId="00000035" w14:textId="77777777" w:rsidR="00710C38" w:rsidRPr="00454D3A" w:rsidRDefault="00000000" w:rsidP="00454D3A">
      <w:pPr>
        <w:pStyle w:val="A2i"/>
        <w:numPr>
          <w:ilvl w:val="1"/>
          <w:numId w:val="16"/>
        </w:numPr>
        <w:spacing w:after="320"/>
        <w:rPr>
          <w:rFonts w:ascii="Rany" w:eastAsia="Rany" w:hAnsi="Rany" w:cs="Rany"/>
          <w:color w:val="292929"/>
          <w:sz w:val="20"/>
        </w:rPr>
      </w:pPr>
      <w:r w:rsidRPr="00454D3A">
        <w:rPr>
          <w:rFonts w:ascii="Rany" w:eastAsia="Rany" w:hAnsi="Rany" w:cs="Rany"/>
          <w:color w:val="292929"/>
          <w:sz w:val="20"/>
          <w:u w:val="single"/>
        </w:rPr>
        <w:t>Notices.</w:t>
      </w:r>
      <w:r w:rsidRPr="00454D3A">
        <w:rPr>
          <w:rFonts w:ascii="Rany" w:eastAsia="Rany" w:hAnsi="Rany" w:cs="Rany"/>
          <w:color w:val="292929"/>
          <w:sz w:val="20"/>
        </w:rPr>
        <w:t xml:space="preserve"> Without limiting the rules applicable for the service of process, any notice required or permitted to be given pursuant to this Agreement shall be in writing, and any written notice or other document shall be deemed to have been duly given (i) on the date of personal service on the Parties, (ii) on the third business day after mailing, if the document is mailed by registered or certified mail, (iii) one day after being sent by professional or overnight courier or messenger service guaranteeing one day delivery, with receipt confirmed by the courier, or (iv) on the date of transmission if sent by telegram, telex, telecopy or other means of electronic transmission resulting in written copies, with receipt confirmed. Any such notice shall be delivered or addressed to the Parties at the addresses set forth below for such Party or at the most recent address specified by the addressee through written notice under this provision. Failure to conform to the requirement that mailings be done by registered or certified mail shall not defeat the effectiveness of notice actually received by the addressee.</w:t>
      </w:r>
    </w:p>
    <w:p w14:paraId="00000036" w14:textId="77777777" w:rsidR="00710C38" w:rsidRDefault="00000000">
      <w:pPr>
        <w:shd w:val="clear" w:color="auto" w:fill="FFFFFF"/>
        <w:spacing w:after="40"/>
        <w:ind w:left="1418"/>
        <w:jc w:val="both"/>
        <w:rPr>
          <w:rFonts w:ascii="Rany" w:eastAsia="Rany" w:hAnsi="Rany" w:cs="Rany"/>
          <w:color w:val="292929"/>
          <w:sz w:val="20"/>
          <w:szCs w:val="20"/>
        </w:rPr>
      </w:pPr>
      <w:r>
        <w:rPr>
          <w:rFonts w:ascii="Rany" w:eastAsia="Rany" w:hAnsi="Rany" w:cs="Rany"/>
          <w:color w:val="292929"/>
          <w:sz w:val="20"/>
          <w:szCs w:val="20"/>
        </w:rPr>
        <w:t>If to Stratega:</w:t>
      </w:r>
    </w:p>
    <w:p w14:paraId="00000037" w14:textId="77777777" w:rsidR="00710C38" w:rsidRDefault="00000000">
      <w:pPr>
        <w:shd w:val="clear" w:color="auto" w:fill="FFFFFF"/>
        <w:spacing w:after="40"/>
        <w:ind w:left="1418"/>
        <w:jc w:val="both"/>
        <w:rPr>
          <w:rFonts w:ascii="Rany" w:eastAsia="Rany" w:hAnsi="Rany" w:cs="Rany"/>
          <w:b/>
          <w:color w:val="292929"/>
          <w:sz w:val="20"/>
          <w:szCs w:val="20"/>
        </w:rPr>
      </w:pPr>
      <w:r>
        <w:rPr>
          <w:rFonts w:ascii="Rany" w:eastAsia="Rany" w:hAnsi="Rany" w:cs="Rany"/>
          <w:b/>
          <w:color w:val="292929"/>
          <w:sz w:val="20"/>
          <w:szCs w:val="20"/>
        </w:rPr>
        <w:t>Mr. Matteo Lombardi.</w:t>
      </w:r>
    </w:p>
    <w:p w14:paraId="00000038" w14:textId="77777777" w:rsidR="00710C38" w:rsidRDefault="00000000">
      <w:pPr>
        <w:shd w:val="clear" w:color="auto" w:fill="FFFFFF"/>
        <w:spacing w:after="40"/>
        <w:ind w:left="1418"/>
        <w:jc w:val="both"/>
        <w:rPr>
          <w:rFonts w:ascii="Rany" w:eastAsia="Rany" w:hAnsi="Rany" w:cs="Rany"/>
          <w:color w:val="292929"/>
          <w:sz w:val="20"/>
          <w:szCs w:val="20"/>
          <w:highlight w:val="lightGray"/>
        </w:rPr>
      </w:pPr>
      <w:r>
        <w:rPr>
          <w:rFonts w:ascii="Rany" w:eastAsia="Rany" w:hAnsi="Rany" w:cs="Rany"/>
          <w:color w:val="292929"/>
          <w:sz w:val="20"/>
          <w:szCs w:val="20"/>
          <w:highlight w:val="yellow"/>
        </w:rPr>
        <w:t>[</w:t>
      </w:r>
      <w:r>
        <w:rPr>
          <w:rFonts w:ascii="Courier New" w:eastAsia="Courier New" w:hAnsi="Courier New" w:cs="Courier New"/>
          <w:color w:val="292929"/>
          <w:sz w:val="20"/>
          <w:szCs w:val="20"/>
          <w:highlight w:val="yellow"/>
        </w:rPr>
        <w:t>•</w:t>
      </w:r>
      <w:r>
        <w:rPr>
          <w:rFonts w:ascii="Rany" w:eastAsia="Rany" w:hAnsi="Rany" w:cs="Rany"/>
          <w:color w:val="292929"/>
          <w:sz w:val="20"/>
          <w:szCs w:val="20"/>
          <w:highlight w:val="yellow"/>
        </w:rPr>
        <w:t>]</w:t>
      </w:r>
      <w:r>
        <w:rPr>
          <w:rFonts w:ascii="Rany" w:eastAsia="Rany" w:hAnsi="Rany" w:cs="Rany"/>
          <w:color w:val="292929"/>
          <w:sz w:val="20"/>
          <w:szCs w:val="20"/>
          <w:highlight w:val="lightGray"/>
        </w:rPr>
        <w:t xml:space="preserve"> </w:t>
      </w:r>
    </w:p>
    <w:p w14:paraId="00000039" w14:textId="77777777" w:rsidR="00710C38" w:rsidRDefault="00000000">
      <w:pPr>
        <w:shd w:val="clear" w:color="auto" w:fill="FFFFFF"/>
        <w:spacing w:after="40"/>
        <w:ind w:left="1418"/>
        <w:jc w:val="both"/>
        <w:rPr>
          <w:rFonts w:ascii="Rany" w:eastAsia="Rany" w:hAnsi="Rany" w:cs="Rany"/>
          <w:color w:val="292929"/>
          <w:sz w:val="20"/>
          <w:szCs w:val="20"/>
        </w:rPr>
      </w:pPr>
      <w:r>
        <w:rPr>
          <w:rFonts w:ascii="Rany" w:eastAsia="Rany" w:hAnsi="Rany" w:cs="Rany"/>
          <w:color w:val="292929"/>
          <w:sz w:val="20"/>
          <w:szCs w:val="20"/>
          <w:highlight w:val="yellow"/>
        </w:rPr>
        <w:t>[</w:t>
      </w:r>
      <w:r>
        <w:rPr>
          <w:rFonts w:ascii="Courier New" w:eastAsia="Courier New" w:hAnsi="Courier New" w:cs="Courier New"/>
          <w:color w:val="292929"/>
          <w:sz w:val="20"/>
          <w:szCs w:val="20"/>
          <w:highlight w:val="yellow"/>
        </w:rPr>
        <w:t>•</w:t>
      </w:r>
      <w:r>
        <w:rPr>
          <w:rFonts w:ascii="Rany" w:eastAsia="Rany" w:hAnsi="Rany" w:cs="Rany"/>
          <w:color w:val="292929"/>
          <w:sz w:val="20"/>
          <w:szCs w:val="20"/>
          <w:highlight w:val="yellow"/>
        </w:rPr>
        <w:t>]</w:t>
      </w:r>
    </w:p>
    <w:p w14:paraId="0000003A" w14:textId="77777777" w:rsidR="00710C38" w:rsidRDefault="00000000">
      <w:pPr>
        <w:shd w:val="clear" w:color="auto" w:fill="FFFFFF"/>
        <w:spacing w:after="40"/>
        <w:ind w:left="1418"/>
        <w:jc w:val="both"/>
        <w:rPr>
          <w:rFonts w:ascii="Rany" w:eastAsia="Rany" w:hAnsi="Rany" w:cs="Rany"/>
          <w:color w:val="292929"/>
          <w:sz w:val="20"/>
          <w:szCs w:val="20"/>
        </w:rPr>
      </w:pPr>
      <w:r>
        <w:rPr>
          <w:rFonts w:ascii="Rany" w:eastAsia="Rany" w:hAnsi="Rany" w:cs="Rany"/>
          <w:color w:val="292929"/>
          <w:sz w:val="20"/>
          <w:szCs w:val="20"/>
        </w:rPr>
        <w:t xml:space="preserve">Attention: </w:t>
      </w:r>
      <w:r>
        <w:rPr>
          <w:rFonts w:ascii="Rany" w:eastAsia="Rany" w:hAnsi="Rany" w:cs="Rany"/>
          <w:color w:val="292929"/>
          <w:sz w:val="20"/>
          <w:szCs w:val="20"/>
          <w:highlight w:val="yellow"/>
        </w:rPr>
        <w:t>[</w:t>
      </w:r>
      <w:r>
        <w:rPr>
          <w:rFonts w:ascii="Courier New" w:eastAsia="Courier New" w:hAnsi="Courier New" w:cs="Courier New"/>
          <w:color w:val="292929"/>
          <w:sz w:val="20"/>
          <w:szCs w:val="20"/>
          <w:highlight w:val="yellow"/>
        </w:rPr>
        <w:t>•</w:t>
      </w:r>
      <w:r>
        <w:rPr>
          <w:rFonts w:ascii="Rany" w:eastAsia="Rany" w:hAnsi="Rany" w:cs="Rany"/>
          <w:color w:val="292929"/>
          <w:sz w:val="20"/>
          <w:szCs w:val="20"/>
          <w:highlight w:val="yellow"/>
        </w:rPr>
        <w:t>]</w:t>
      </w:r>
    </w:p>
    <w:p w14:paraId="0000003B" w14:textId="77777777" w:rsidR="00710C38" w:rsidRDefault="00000000">
      <w:pPr>
        <w:shd w:val="clear" w:color="auto" w:fill="FFFFFF"/>
        <w:spacing w:after="40"/>
        <w:ind w:left="1418"/>
        <w:jc w:val="both"/>
        <w:rPr>
          <w:rFonts w:ascii="Rany" w:eastAsia="Rany" w:hAnsi="Rany" w:cs="Rany"/>
          <w:color w:val="292929"/>
          <w:sz w:val="20"/>
          <w:szCs w:val="20"/>
        </w:rPr>
      </w:pPr>
      <w:r>
        <w:rPr>
          <w:rFonts w:ascii="Rany" w:eastAsia="Rany" w:hAnsi="Rany" w:cs="Rany"/>
          <w:color w:val="292929"/>
          <w:sz w:val="20"/>
          <w:szCs w:val="20"/>
        </w:rPr>
        <w:t>Email:</w:t>
      </w:r>
      <w:r>
        <w:rPr>
          <w:rFonts w:ascii="Rany" w:eastAsia="Rany" w:hAnsi="Rany" w:cs="Rany"/>
          <w:color w:val="292929"/>
        </w:rPr>
        <w:t xml:space="preserve"> </w:t>
      </w:r>
      <w:r>
        <w:rPr>
          <w:rFonts w:ascii="Rany" w:eastAsia="Rany" w:hAnsi="Rany" w:cs="Rany"/>
          <w:color w:val="292929"/>
          <w:sz w:val="20"/>
          <w:szCs w:val="20"/>
          <w:highlight w:val="yellow"/>
        </w:rPr>
        <w:t>[</w:t>
      </w:r>
      <w:r>
        <w:rPr>
          <w:rFonts w:ascii="Courier New" w:eastAsia="Courier New" w:hAnsi="Courier New" w:cs="Courier New"/>
          <w:color w:val="292929"/>
          <w:sz w:val="20"/>
          <w:szCs w:val="20"/>
          <w:highlight w:val="yellow"/>
        </w:rPr>
        <w:t>•</w:t>
      </w:r>
      <w:r>
        <w:rPr>
          <w:rFonts w:ascii="Rany" w:eastAsia="Rany" w:hAnsi="Rany" w:cs="Rany"/>
          <w:color w:val="292929"/>
          <w:sz w:val="20"/>
          <w:szCs w:val="20"/>
          <w:highlight w:val="yellow"/>
        </w:rPr>
        <w:t>]</w:t>
      </w:r>
    </w:p>
    <w:p w14:paraId="0000003C" w14:textId="77777777" w:rsidR="00710C38" w:rsidRDefault="00710C38">
      <w:pPr>
        <w:shd w:val="clear" w:color="auto" w:fill="FFFFFF"/>
        <w:spacing w:after="40"/>
        <w:ind w:left="1418"/>
        <w:jc w:val="both"/>
        <w:rPr>
          <w:rFonts w:ascii="Rany" w:eastAsia="Rany" w:hAnsi="Rany" w:cs="Rany"/>
          <w:color w:val="292929"/>
        </w:rPr>
      </w:pPr>
    </w:p>
    <w:p w14:paraId="0000003D" w14:textId="77777777" w:rsidR="00710C38" w:rsidRDefault="00000000">
      <w:pPr>
        <w:shd w:val="clear" w:color="auto" w:fill="FFFFFF"/>
        <w:spacing w:after="40"/>
        <w:ind w:left="1418"/>
        <w:jc w:val="both"/>
        <w:rPr>
          <w:rFonts w:ascii="Rany" w:eastAsia="Rany" w:hAnsi="Rany" w:cs="Rany"/>
          <w:color w:val="292929"/>
          <w:sz w:val="20"/>
          <w:szCs w:val="20"/>
        </w:rPr>
      </w:pPr>
      <w:r>
        <w:rPr>
          <w:rFonts w:ascii="Rany" w:eastAsia="Rany" w:hAnsi="Rany" w:cs="Rany"/>
          <w:color w:val="292929"/>
          <w:sz w:val="20"/>
          <w:szCs w:val="20"/>
        </w:rPr>
        <w:t xml:space="preserve">If to Independent Contractor: </w:t>
      </w:r>
    </w:p>
    <w:p w14:paraId="0000003E" w14:textId="77777777" w:rsidR="00710C38" w:rsidRDefault="00000000">
      <w:pPr>
        <w:shd w:val="clear" w:color="auto" w:fill="FFFFFF"/>
        <w:spacing w:after="40"/>
        <w:ind w:left="1418"/>
        <w:jc w:val="both"/>
        <w:rPr>
          <w:rFonts w:ascii="Rany" w:eastAsia="Rany" w:hAnsi="Rany" w:cs="Rany"/>
          <w:b/>
          <w:color w:val="292929"/>
          <w:sz w:val="20"/>
          <w:szCs w:val="20"/>
        </w:rPr>
      </w:pPr>
      <w:r>
        <w:rPr>
          <w:rFonts w:ascii="Rany" w:eastAsia="Rany" w:hAnsi="Rany" w:cs="Rany"/>
          <w:b/>
          <w:color w:val="292929"/>
          <w:sz w:val="20"/>
          <w:szCs w:val="20"/>
        </w:rPr>
        <w:lastRenderedPageBreak/>
        <w:t xml:space="preserve">Mr. / Ms. </w:t>
      </w:r>
      <w:r>
        <w:rPr>
          <w:rFonts w:ascii="Rany" w:eastAsia="Rany" w:hAnsi="Rany" w:cs="Rany"/>
          <w:color w:val="292929"/>
          <w:sz w:val="20"/>
          <w:szCs w:val="20"/>
          <w:highlight w:val="yellow"/>
        </w:rPr>
        <w:t>[</w:t>
      </w:r>
      <w:r>
        <w:rPr>
          <w:rFonts w:ascii="Courier New" w:eastAsia="Courier New" w:hAnsi="Courier New" w:cs="Courier New"/>
          <w:color w:val="292929"/>
          <w:sz w:val="20"/>
          <w:szCs w:val="20"/>
          <w:highlight w:val="yellow"/>
        </w:rPr>
        <w:t>•</w:t>
      </w:r>
      <w:r>
        <w:rPr>
          <w:rFonts w:ascii="Rany" w:eastAsia="Rany" w:hAnsi="Rany" w:cs="Rany"/>
          <w:color w:val="292929"/>
          <w:sz w:val="20"/>
          <w:szCs w:val="20"/>
          <w:highlight w:val="yellow"/>
        </w:rPr>
        <w:t>]</w:t>
      </w:r>
    </w:p>
    <w:p w14:paraId="0000003F" w14:textId="77777777" w:rsidR="00710C38" w:rsidRDefault="00000000">
      <w:pPr>
        <w:shd w:val="clear" w:color="auto" w:fill="FFFFFF"/>
        <w:spacing w:after="40"/>
        <w:ind w:left="1418"/>
        <w:jc w:val="both"/>
        <w:rPr>
          <w:rFonts w:ascii="Rany" w:eastAsia="Rany" w:hAnsi="Rany" w:cs="Rany"/>
          <w:color w:val="292929"/>
          <w:sz w:val="20"/>
          <w:szCs w:val="20"/>
          <w:highlight w:val="lightGray"/>
        </w:rPr>
      </w:pPr>
      <w:r>
        <w:rPr>
          <w:rFonts w:ascii="Rany" w:eastAsia="Rany" w:hAnsi="Rany" w:cs="Rany"/>
          <w:color w:val="292929"/>
          <w:sz w:val="20"/>
          <w:szCs w:val="20"/>
          <w:highlight w:val="yellow"/>
        </w:rPr>
        <w:t>[</w:t>
      </w:r>
      <w:r>
        <w:rPr>
          <w:rFonts w:ascii="Courier New" w:eastAsia="Courier New" w:hAnsi="Courier New" w:cs="Courier New"/>
          <w:color w:val="292929"/>
          <w:sz w:val="20"/>
          <w:szCs w:val="20"/>
          <w:highlight w:val="yellow"/>
        </w:rPr>
        <w:t>•</w:t>
      </w:r>
      <w:r>
        <w:rPr>
          <w:rFonts w:ascii="Rany" w:eastAsia="Rany" w:hAnsi="Rany" w:cs="Rany"/>
          <w:color w:val="292929"/>
          <w:sz w:val="20"/>
          <w:szCs w:val="20"/>
          <w:highlight w:val="yellow"/>
        </w:rPr>
        <w:t>]</w:t>
      </w:r>
      <w:r>
        <w:rPr>
          <w:rFonts w:ascii="Rany" w:eastAsia="Rany" w:hAnsi="Rany" w:cs="Rany"/>
          <w:color w:val="292929"/>
          <w:sz w:val="20"/>
          <w:szCs w:val="20"/>
          <w:highlight w:val="lightGray"/>
        </w:rPr>
        <w:t xml:space="preserve"> </w:t>
      </w:r>
    </w:p>
    <w:p w14:paraId="00000040" w14:textId="77777777" w:rsidR="00710C38" w:rsidRDefault="00000000">
      <w:pPr>
        <w:shd w:val="clear" w:color="auto" w:fill="FFFFFF"/>
        <w:spacing w:after="40"/>
        <w:ind w:left="1418"/>
        <w:jc w:val="both"/>
        <w:rPr>
          <w:rFonts w:ascii="Rany" w:eastAsia="Rany" w:hAnsi="Rany" w:cs="Rany"/>
          <w:color w:val="292929"/>
          <w:sz w:val="20"/>
          <w:szCs w:val="20"/>
        </w:rPr>
      </w:pPr>
      <w:r>
        <w:rPr>
          <w:rFonts w:ascii="Rany" w:eastAsia="Rany" w:hAnsi="Rany" w:cs="Rany"/>
          <w:color w:val="292929"/>
          <w:sz w:val="20"/>
          <w:szCs w:val="20"/>
          <w:highlight w:val="yellow"/>
        </w:rPr>
        <w:t>[</w:t>
      </w:r>
      <w:r>
        <w:rPr>
          <w:rFonts w:ascii="Courier New" w:eastAsia="Courier New" w:hAnsi="Courier New" w:cs="Courier New"/>
          <w:color w:val="292929"/>
          <w:sz w:val="20"/>
          <w:szCs w:val="20"/>
          <w:highlight w:val="yellow"/>
        </w:rPr>
        <w:t>•</w:t>
      </w:r>
      <w:r>
        <w:rPr>
          <w:rFonts w:ascii="Rany" w:eastAsia="Rany" w:hAnsi="Rany" w:cs="Rany"/>
          <w:color w:val="292929"/>
          <w:sz w:val="20"/>
          <w:szCs w:val="20"/>
          <w:highlight w:val="yellow"/>
        </w:rPr>
        <w:t>]</w:t>
      </w:r>
    </w:p>
    <w:p w14:paraId="00000041" w14:textId="77777777" w:rsidR="00710C38" w:rsidRDefault="00000000">
      <w:pPr>
        <w:shd w:val="clear" w:color="auto" w:fill="FFFFFF"/>
        <w:spacing w:after="40"/>
        <w:ind w:left="1418"/>
        <w:jc w:val="both"/>
        <w:rPr>
          <w:rFonts w:ascii="Rany" w:eastAsia="Rany" w:hAnsi="Rany" w:cs="Rany"/>
          <w:color w:val="292929"/>
          <w:sz w:val="20"/>
          <w:szCs w:val="20"/>
        </w:rPr>
      </w:pPr>
      <w:r>
        <w:rPr>
          <w:rFonts w:ascii="Rany" w:eastAsia="Rany" w:hAnsi="Rany" w:cs="Rany"/>
          <w:color w:val="292929"/>
          <w:sz w:val="20"/>
          <w:szCs w:val="20"/>
        </w:rPr>
        <w:t>Email:</w:t>
      </w:r>
      <w:r>
        <w:rPr>
          <w:rFonts w:ascii="Rany" w:eastAsia="Rany" w:hAnsi="Rany" w:cs="Rany"/>
          <w:color w:val="292929"/>
        </w:rPr>
        <w:t xml:space="preserve"> </w:t>
      </w:r>
      <w:r>
        <w:rPr>
          <w:rFonts w:ascii="Rany" w:eastAsia="Rany" w:hAnsi="Rany" w:cs="Rany"/>
          <w:color w:val="292929"/>
          <w:sz w:val="20"/>
          <w:szCs w:val="20"/>
          <w:highlight w:val="yellow"/>
        </w:rPr>
        <w:t>[</w:t>
      </w:r>
      <w:r>
        <w:rPr>
          <w:rFonts w:ascii="Courier New" w:eastAsia="Courier New" w:hAnsi="Courier New" w:cs="Courier New"/>
          <w:color w:val="292929"/>
          <w:sz w:val="20"/>
          <w:szCs w:val="20"/>
          <w:highlight w:val="yellow"/>
        </w:rPr>
        <w:t>•</w:t>
      </w:r>
      <w:r>
        <w:rPr>
          <w:rFonts w:ascii="Rany" w:eastAsia="Rany" w:hAnsi="Rany" w:cs="Rany"/>
          <w:color w:val="292929"/>
          <w:sz w:val="20"/>
          <w:szCs w:val="20"/>
          <w:highlight w:val="yellow"/>
        </w:rPr>
        <w:t>]</w:t>
      </w:r>
    </w:p>
    <w:p w14:paraId="00000042" w14:textId="77777777" w:rsidR="00710C38" w:rsidRDefault="00710C38">
      <w:pPr>
        <w:shd w:val="clear" w:color="auto" w:fill="FFFFFF"/>
        <w:spacing w:after="40"/>
        <w:jc w:val="both"/>
        <w:rPr>
          <w:rFonts w:ascii="Rany" w:eastAsia="Rany" w:hAnsi="Rany" w:cs="Rany"/>
          <w:color w:val="292929"/>
          <w:sz w:val="20"/>
          <w:szCs w:val="20"/>
          <w:highlight w:val="lightGray"/>
        </w:rPr>
      </w:pPr>
    </w:p>
    <w:p w14:paraId="00000043" w14:textId="77777777" w:rsidR="00710C38" w:rsidRDefault="00000000" w:rsidP="00454D3A">
      <w:pPr>
        <w:pStyle w:val="Titolo1"/>
        <w:numPr>
          <w:ilvl w:val="0"/>
          <w:numId w:val="7"/>
        </w:numPr>
        <w:spacing w:after="320"/>
        <w:jc w:val="both"/>
        <w:rPr>
          <w:rFonts w:ascii="Rany" w:eastAsia="Rany" w:hAnsi="Rany" w:cs="Rany"/>
          <w:b/>
          <w:color w:val="292929"/>
          <w:sz w:val="20"/>
        </w:rPr>
      </w:pPr>
      <w:r>
        <w:rPr>
          <w:rFonts w:ascii="Rany" w:eastAsia="Rany" w:hAnsi="Rany" w:cs="Rany"/>
          <w:b/>
          <w:color w:val="292929"/>
          <w:sz w:val="20"/>
        </w:rPr>
        <w:t>Governing Law and Dispute Resolution.</w:t>
      </w:r>
    </w:p>
    <w:p w14:paraId="00000044" w14:textId="77777777" w:rsidR="00710C38" w:rsidRPr="00454D3A" w:rsidRDefault="00000000" w:rsidP="00454D3A">
      <w:pPr>
        <w:pStyle w:val="A2i"/>
        <w:numPr>
          <w:ilvl w:val="1"/>
          <w:numId w:val="17"/>
        </w:numPr>
        <w:spacing w:after="320"/>
        <w:rPr>
          <w:rFonts w:ascii="Rany" w:eastAsia="Rany" w:hAnsi="Rany" w:cs="Rany"/>
          <w:color w:val="292929"/>
          <w:sz w:val="20"/>
        </w:rPr>
      </w:pPr>
      <w:r w:rsidRPr="00454D3A">
        <w:rPr>
          <w:rFonts w:ascii="Rany" w:eastAsia="Rany" w:hAnsi="Rany" w:cs="Rany"/>
          <w:color w:val="292929"/>
          <w:sz w:val="20"/>
          <w:u w:val="single"/>
        </w:rPr>
        <w:t>Governing Law and Dispute Resolution.</w:t>
      </w:r>
      <w:r w:rsidRPr="00454D3A">
        <w:rPr>
          <w:rFonts w:ascii="Rany" w:eastAsia="Rany" w:hAnsi="Rany" w:cs="Rany"/>
          <w:color w:val="292929"/>
          <w:sz w:val="20"/>
        </w:rPr>
        <w:t xml:space="preserve"> This Agreement shall be governed and construed in accordance with the laws of Ireland, without regard to any conflicts or choice of law, rule or principle that might otherwise refer construction or interpretation of this Agreement to the substantive law of another jurisdiction. The courts of Dublin, Ireland, shall have exclusive jurisdiction on any claim or dispute arising out of, relating to, or connected with, </w:t>
      </w:r>
      <w:sdt>
        <w:sdtPr>
          <w:tag w:val="goog_rdk_31"/>
          <w:id w:val="-1661457009"/>
        </w:sdtPr>
        <w:sdtContent>
          <w:del w:id="47" w:author="Daniele Pellegrini" w:date="2023-05-11T16:35:00Z">
            <w:r w:rsidRPr="00454D3A">
              <w:rPr>
                <w:rFonts w:ascii="Rany" w:eastAsia="Rany" w:hAnsi="Rany" w:cs="Rany"/>
                <w:color w:val="292929"/>
                <w:sz w:val="20"/>
              </w:rPr>
              <w:delText xml:space="preserve">the Engagement or </w:delText>
            </w:r>
          </w:del>
        </w:sdtContent>
      </w:sdt>
      <w:r w:rsidRPr="00454D3A">
        <w:rPr>
          <w:rFonts w:ascii="Rany" w:eastAsia="Rany" w:hAnsi="Rany" w:cs="Rany"/>
          <w:color w:val="292929"/>
          <w:sz w:val="20"/>
        </w:rPr>
        <w:t xml:space="preserve">this </w:t>
      </w:r>
      <w:sdt>
        <w:sdtPr>
          <w:tag w:val="goog_rdk_32"/>
          <w:id w:val="1749998302"/>
        </w:sdtPr>
        <w:sdtContent>
          <w:sdt>
            <w:sdtPr>
              <w:tag w:val="goog_rdk_33"/>
              <w:id w:val="437643349"/>
            </w:sdtPr>
            <w:sdtContent>
              <w:commentRangeStart w:id="48"/>
            </w:sdtContent>
          </w:sdt>
          <w:ins w:id="49" w:author="Daniele Pellegrini" w:date="2023-05-11T16:35:00Z">
            <w:r w:rsidRPr="00454D3A">
              <w:rPr>
                <w:rFonts w:ascii="Rany" w:eastAsia="Rany" w:hAnsi="Rany" w:cs="Rany"/>
                <w:color w:val="292929"/>
                <w:sz w:val="20"/>
              </w:rPr>
              <w:t>Agreement</w:t>
            </w:r>
          </w:ins>
        </w:sdtContent>
      </w:sdt>
      <w:commentRangeEnd w:id="48"/>
      <w:sdt>
        <w:sdtPr>
          <w:tag w:val="goog_rdk_34"/>
          <w:id w:val="27612597"/>
        </w:sdtPr>
        <w:sdtContent>
          <w:del w:id="50" w:author="Daniele Pellegrini" w:date="2023-05-11T16:35:00Z">
            <w:r>
              <w:commentReference w:id="48"/>
            </w:r>
            <w:r w:rsidRPr="00454D3A">
              <w:rPr>
                <w:rFonts w:ascii="Rany" w:eastAsia="Rany" w:hAnsi="Rany" w:cs="Rany"/>
                <w:color w:val="292929"/>
                <w:sz w:val="20"/>
              </w:rPr>
              <w:delText>engagement letter</w:delText>
            </w:r>
          </w:del>
        </w:sdtContent>
      </w:sdt>
      <w:r w:rsidRPr="00454D3A">
        <w:rPr>
          <w:rFonts w:ascii="Rany" w:eastAsia="Rany" w:hAnsi="Rany" w:cs="Rany"/>
          <w:color w:val="292929"/>
          <w:sz w:val="20"/>
        </w:rPr>
        <w:t xml:space="preserve">. </w:t>
      </w:r>
    </w:p>
    <w:p w14:paraId="00000045" w14:textId="77777777" w:rsidR="00710C38" w:rsidRDefault="00000000" w:rsidP="00454D3A">
      <w:pPr>
        <w:pStyle w:val="Titolo1"/>
        <w:numPr>
          <w:ilvl w:val="0"/>
          <w:numId w:val="7"/>
        </w:numPr>
        <w:spacing w:after="320"/>
        <w:jc w:val="both"/>
        <w:rPr>
          <w:rFonts w:ascii="Rany" w:eastAsia="Rany" w:hAnsi="Rany" w:cs="Rany"/>
          <w:b/>
          <w:color w:val="292929"/>
          <w:sz w:val="20"/>
        </w:rPr>
      </w:pPr>
      <w:r>
        <w:rPr>
          <w:rFonts w:ascii="Rany" w:eastAsia="Rany" w:hAnsi="Rany" w:cs="Rany"/>
          <w:b/>
          <w:color w:val="292929"/>
          <w:sz w:val="20"/>
        </w:rPr>
        <w:t>Final Provisions.</w:t>
      </w:r>
    </w:p>
    <w:p w14:paraId="00000046" w14:textId="77777777" w:rsidR="00710C38" w:rsidRPr="00454D3A" w:rsidRDefault="00000000" w:rsidP="00454D3A">
      <w:pPr>
        <w:pStyle w:val="A2i"/>
        <w:numPr>
          <w:ilvl w:val="1"/>
          <w:numId w:val="18"/>
        </w:numPr>
        <w:spacing w:after="320" w:line="320" w:lineRule="auto"/>
        <w:rPr>
          <w:rFonts w:ascii="Rany" w:eastAsia="Rany" w:hAnsi="Rany" w:cs="Rany"/>
          <w:color w:val="292929"/>
          <w:sz w:val="20"/>
          <w:szCs w:val="20"/>
          <w:u w:val="single"/>
        </w:rPr>
      </w:pPr>
      <w:r w:rsidRPr="00454D3A">
        <w:rPr>
          <w:rFonts w:ascii="Rany" w:eastAsia="Rany" w:hAnsi="Rany" w:cs="Rany"/>
          <w:color w:val="292929"/>
          <w:sz w:val="20"/>
          <w:szCs w:val="20"/>
          <w:u w:val="single"/>
        </w:rPr>
        <w:t>Attachments.</w:t>
      </w:r>
      <w:r w:rsidRPr="00454D3A">
        <w:rPr>
          <w:rFonts w:ascii="Rany" w:eastAsia="Rany" w:hAnsi="Rany" w:cs="Rany"/>
          <w:color w:val="292929"/>
          <w:sz w:val="20"/>
          <w:szCs w:val="20"/>
        </w:rPr>
        <w:t xml:space="preserve"> The following Attachments are enclosed hereto:</w:t>
      </w:r>
    </w:p>
    <w:p w14:paraId="00000047" w14:textId="77777777" w:rsidR="00710C38" w:rsidRDefault="00000000">
      <w:pPr>
        <w:numPr>
          <w:ilvl w:val="1"/>
          <w:numId w:val="5"/>
        </w:numPr>
        <w:spacing w:after="320" w:line="320" w:lineRule="auto"/>
        <w:ind w:firstLine="2160"/>
        <w:jc w:val="both"/>
        <w:rPr>
          <w:rFonts w:ascii="Rany" w:eastAsia="Rany" w:hAnsi="Rany" w:cs="Rany"/>
          <w:color w:val="292929"/>
          <w:sz w:val="20"/>
          <w:szCs w:val="20"/>
        </w:rPr>
      </w:pPr>
      <w:r>
        <w:rPr>
          <w:rFonts w:ascii="Rany" w:eastAsia="Rany" w:hAnsi="Rany" w:cs="Rany"/>
          <w:b/>
          <w:color w:val="292929"/>
          <w:sz w:val="20"/>
          <w:szCs w:val="20"/>
        </w:rPr>
        <w:t>Schedule I: Certain Defined Terms</w:t>
      </w:r>
    </w:p>
    <w:p w14:paraId="00000048" w14:textId="77777777" w:rsidR="00710C38" w:rsidRDefault="00000000">
      <w:pPr>
        <w:numPr>
          <w:ilvl w:val="1"/>
          <w:numId w:val="5"/>
        </w:numPr>
        <w:spacing w:after="320" w:line="320" w:lineRule="auto"/>
        <w:ind w:firstLine="2160"/>
        <w:jc w:val="both"/>
        <w:rPr>
          <w:rFonts w:ascii="Rany" w:eastAsia="Rany" w:hAnsi="Rany" w:cs="Rany"/>
          <w:b/>
          <w:color w:val="292929"/>
          <w:sz w:val="20"/>
          <w:szCs w:val="20"/>
        </w:rPr>
      </w:pPr>
      <w:r>
        <w:rPr>
          <w:rFonts w:ascii="Rany" w:eastAsia="Rany" w:hAnsi="Rany" w:cs="Rany"/>
          <w:b/>
          <w:color w:val="292929"/>
          <w:sz w:val="20"/>
          <w:szCs w:val="20"/>
        </w:rPr>
        <w:t>Schedule II: General Provisions</w:t>
      </w:r>
    </w:p>
    <w:p w14:paraId="00000049" w14:textId="77777777" w:rsidR="00710C38" w:rsidRDefault="00000000">
      <w:pPr>
        <w:numPr>
          <w:ilvl w:val="1"/>
          <w:numId w:val="5"/>
        </w:numPr>
        <w:spacing w:after="320" w:line="320" w:lineRule="auto"/>
        <w:ind w:firstLine="2160"/>
        <w:jc w:val="both"/>
        <w:rPr>
          <w:rFonts w:ascii="Rany" w:eastAsia="Rany" w:hAnsi="Rany" w:cs="Rany"/>
          <w:b/>
          <w:color w:val="292929"/>
          <w:sz w:val="20"/>
          <w:szCs w:val="20"/>
        </w:rPr>
      </w:pPr>
      <w:r>
        <w:rPr>
          <w:rFonts w:ascii="Rany" w:eastAsia="Rany" w:hAnsi="Rany" w:cs="Rany"/>
          <w:b/>
          <w:color w:val="292929"/>
          <w:sz w:val="20"/>
          <w:szCs w:val="20"/>
        </w:rPr>
        <w:t xml:space="preserve">Exhibit A: List of Services </w:t>
      </w:r>
    </w:p>
    <w:p w14:paraId="0000004A" w14:textId="77777777" w:rsidR="00710C38" w:rsidRDefault="00000000">
      <w:pPr>
        <w:pStyle w:val="Titolo2"/>
        <w:numPr>
          <w:ilvl w:val="1"/>
          <w:numId w:val="4"/>
        </w:numPr>
        <w:jc w:val="both"/>
        <w:rPr>
          <w:rFonts w:ascii="Rany" w:eastAsia="Rany" w:hAnsi="Rany" w:cs="Rany"/>
          <w:color w:val="292929"/>
          <w:sz w:val="20"/>
        </w:rPr>
      </w:pPr>
      <w:r>
        <w:rPr>
          <w:rFonts w:ascii="Rany" w:eastAsia="Rany" w:hAnsi="Rany" w:cs="Rany"/>
          <w:color w:val="292929"/>
          <w:sz w:val="20"/>
          <w:u w:val="single"/>
        </w:rPr>
        <w:t>Order of Precedence.</w:t>
      </w:r>
      <w:r>
        <w:rPr>
          <w:rFonts w:ascii="Rany" w:eastAsia="Rany" w:hAnsi="Rany" w:cs="Rany"/>
          <w:color w:val="292929"/>
          <w:sz w:val="20"/>
        </w:rPr>
        <w:t xml:space="preserve"> This Agreement shall be taken as mutually explanatory. If either Party becomes aware of an express conflict between any provisions of this Agreement, such Party shall promptly notify in writing the other Party of such conflict. In the event of a conflict or inconsistency between any provision within </w:t>
      </w:r>
      <w:r>
        <w:rPr>
          <w:rFonts w:ascii="Rany" w:eastAsia="Rany" w:hAnsi="Rany" w:cs="Rany"/>
          <w:i/>
          <w:color w:val="292929"/>
          <w:sz w:val="20"/>
        </w:rPr>
        <w:t>Articles 1</w:t>
      </w:r>
      <w:r>
        <w:rPr>
          <w:rFonts w:ascii="Rany" w:eastAsia="Rany" w:hAnsi="Rany" w:cs="Rany"/>
          <w:color w:val="292929"/>
          <w:sz w:val="20"/>
        </w:rPr>
        <w:t xml:space="preserve"> through </w:t>
      </w:r>
      <w:r>
        <w:rPr>
          <w:rFonts w:ascii="Rany" w:eastAsia="Rany" w:hAnsi="Rany" w:cs="Rany"/>
          <w:i/>
          <w:color w:val="292929"/>
          <w:sz w:val="20"/>
        </w:rPr>
        <w:t>13</w:t>
      </w:r>
      <w:r>
        <w:rPr>
          <w:rFonts w:ascii="Rany" w:eastAsia="Rany" w:hAnsi="Rany" w:cs="Rany"/>
          <w:color w:val="292929"/>
          <w:sz w:val="20"/>
        </w:rPr>
        <w:t xml:space="preserve"> of this Agreement and any Attachment, the provisions of </w:t>
      </w:r>
      <w:r>
        <w:rPr>
          <w:rFonts w:ascii="Rany" w:eastAsia="Rany" w:hAnsi="Rany" w:cs="Rany"/>
          <w:i/>
          <w:color w:val="292929"/>
          <w:sz w:val="20"/>
        </w:rPr>
        <w:t>Articles 1</w:t>
      </w:r>
      <w:r>
        <w:rPr>
          <w:rFonts w:ascii="Rany" w:eastAsia="Rany" w:hAnsi="Rany" w:cs="Rany"/>
          <w:color w:val="292929"/>
          <w:sz w:val="20"/>
        </w:rPr>
        <w:t xml:space="preserve"> through </w:t>
      </w:r>
      <w:r>
        <w:rPr>
          <w:rFonts w:ascii="Rany" w:eastAsia="Rany" w:hAnsi="Rany" w:cs="Rany"/>
          <w:i/>
          <w:color w:val="292929"/>
          <w:sz w:val="20"/>
        </w:rPr>
        <w:t>13</w:t>
      </w:r>
      <w:r>
        <w:rPr>
          <w:rFonts w:ascii="Rany" w:eastAsia="Rany" w:hAnsi="Rany" w:cs="Rany"/>
          <w:color w:val="292929"/>
          <w:sz w:val="20"/>
        </w:rPr>
        <w:t xml:space="preserve"> shall take precedence over the provisions of </w:t>
      </w:r>
      <w:r>
        <w:rPr>
          <w:rFonts w:ascii="Rany" w:eastAsia="Rany" w:hAnsi="Rany" w:cs="Rany"/>
          <w:i/>
          <w:color w:val="292929"/>
          <w:sz w:val="20"/>
        </w:rPr>
        <w:t>Schedule I</w:t>
      </w:r>
      <w:r>
        <w:rPr>
          <w:rFonts w:ascii="Rany" w:eastAsia="Rany" w:hAnsi="Rany" w:cs="Rany"/>
          <w:color w:val="292929"/>
          <w:sz w:val="20"/>
        </w:rPr>
        <w:t xml:space="preserve"> and </w:t>
      </w:r>
      <w:r>
        <w:rPr>
          <w:rFonts w:ascii="Rany" w:eastAsia="Rany" w:hAnsi="Rany" w:cs="Rany"/>
          <w:i/>
          <w:color w:val="292929"/>
          <w:sz w:val="20"/>
        </w:rPr>
        <w:t>Schedule II</w:t>
      </w:r>
      <w:r>
        <w:rPr>
          <w:rFonts w:ascii="Rany" w:eastAsia="Rany" w:hAnsi="Rany" w:cs="Rany"/>
          <w:color w:val="292929"/>
          <w:sz w:val="20"/>
        </w:rPr>
        <w:t xml:space="preserve">, and the provisions of </w:t>
      </w:r>
      <w:r>
        <w:rPr>
          <w:rFonts w:ascii="Rany" w:eastAsia="Rany" w:hAnsi="Rany" w:cs="Rany"/>
          <w:i/>
          <w:color w:val="292929"/>
          <w:sz w:val="20"/>
        </w:rPr>
        <w:t>Schedule I</w:t>
      </w:r>
      <w:r>
        <w:rPr>
          <w:rFonts w:ascii="Rany" w:eastAsia="Rany" w:hAnsi="Rany" w:cs="Rany"/>
          <w:color w:val="292929"/>
          <w:sz w:val="20"/>
        </w:rPr>
        <w:t xml:space="preserve"> and </w:t>
      </w:r>
      <w:r>
        <w:rPr>
          <w:rFonts w:ascii="Rany" w:eastAsia="Rany" w:hAnsi="Rany" w:cs="Rany"/>
          <w:i/>
          <w:color w:val="292929"/>
          <w:sz w:val="20"/>
        </w:rPr>
        <w:t>Schedule II</w:t>
      </w:r>
      <w:r>
        <w:rPr>
          <w:rFonts w:ascii="Rany" w:eastAsia="Rany" w:hAnsi="Rany" w:cs="Rany"/>
          <w:color w:val="292929"/>
          <w:sz w:val="20"/>
        </w:rPr>
        <w:t xml:space="preserve"> shall in turn take precedence over those set forth in the remaining Attachments, if any.</w:t>
      </w:r>
    </w:p>
    <w:p w14:paraId="0000004B" w14:textId="77777777" w:rsidR="00710C38" w:rsidRDefault="00000000">
      <w:pPr>
        <w:pBdr>
          <w:top w:val="nil"/>
          <w:left w:val="nil"/>
          <w:bottom w:val="nil"/>
          <w:right w:val="nil"/>
          <w:between w:val="nil"/>
        </w:pBdr>
        <w:jc w:val="center"/>
        <w:rPr>
          <w:rFonts w:ascii="Rany" w:eastAsia="Rany" w:hAnsi="Rany" w:cs="Rany"/>
          <w:color w:val="292929"/>
          <w:sz w:val="20"/>
          <w:szCs w:val="20"/>
        </w:rPr>
      </w:pPr>
      <w:r>
        <w:rPr>
          <w:rFonts w:ascii="Rany" w:eastAsia="Rany" w:hAnsi="Rany" w:cs="Rany"/>
          <w:color w:val="292929"/>
          <w:sz w:val="20"/>
          <w:szCs w:val="20"/>
        </w:rPr>
        <w:t>[SIGNATURE PAGE FOLLOWS]</w:t>
      </w:r>
    </w:p>
    <w:p w14:paraId="0000004C" w14:textId="77777777" w:rsidR="00710C38" w:rsidRDefault="00710C38">
      <w:pPr>
        <w:pBdr>
          <w:top w:val="nil"/>
          <w:left w:val="nil"/>
          <w:bottom w:val="nil"/>
          <w:right w:val="nil"/>
          <w:between w:val="nil"/>
        </w:pBdr>
        <w:jc w:val="center"/>
        <w:rPr>
          <w:rFonts w:ascii="Rany" w:eastAsia="Rany" w:hAnsi="Rany" w:cs="Rany"/>
          <w:color w:val="292929"/>
          <w:sz w:val="20"/>
          <w:szCs w:val="20"/>
        </w:rPr>
      </w:pPr>
    </w:p>
    <w:p w14:paraId="0000004D" w14:textId="77777777" w:rsidR="00710C38" w:rsidRDefault="00710C38">
      <w:pPr>
        <w:pBdr>
          <w:top w:val="nil"/>
          <w:left w:val="nil"/>
          <w:bottom w:val="nil"/>
          <w:right w:val="nil"/>
          <w:between w:val="nil"/>
        </w:pBdr>
        <w:jc w:val="center"/>
        <w:rPr>
          <w:rFonts w:ascii="Rany" w:eastAsia="Rany" w:hAnsi="Rany" w:cs="Rany"/>
          <w:color w:val="292929"/>
          <w:sz w:val="20"/>
          <w:szCs w:val="20"/>
        </w:rPr>
      </w:pPr>
    </w:p>
    <w:p w14:paraId="0000004E" w14:textId="24EFFEB1" w:rsidR="00710C38" w:rsidRDefault="00710C38">
      <w:pPr>
        <w:pBdr>
          <w:top w:val="nil"/>
          <w:left w:val="nil"/>
          <w:bottom w:val="nil"/>
          <w:right w:val="nil"/>
          <w:between w:val="nil"/>
        </w:pBdr>
        <w:jc w:val="center"/>
        <w:rPr>
          <w:rFonts w:ascii="Rany" w:eastAsia="Rany" w:hAnsi="Rany" w:cs="Rany"/>
          <w:color w:val="292929"/>
          <w:sz w:val="20"/>
          <w:szCs w:val="20"/>
        </w:rPr>
      </w:pPr>
    </w:p>
    <w:p w14:paraId="00A02FBF" w14:textId="77777777" w:rsidR="00454D3A" w:rsidRDefault="00454D3A">
      <w:pPr>
        <w:pBdr>
          <w:top w:val="nil"/>
          <w:left w:val="nil"/>
          <w:bottom w:val="nil"/>
          <w:right w:val="nil"/>
          <w:between w:val="nil"/>
        </w:pBdr>
        <w:jc w:val="center"/>
        <w:rPr>
          <w:rFonts w:ascii="Rany" w:eastAsia="Rany" w:hAnsi="Rany" w:cs="Rany"/>
          <w:color w:val="292929"/>
          <w:sz w:val="20"/>
          <w:szCs w:val="20"/>
        </w:rPr>
      </w:pPr>
    </w:p>
    <w:p w14:paraId="6F773978" w14:textId="77777777" w:rsidR="00454D3A" w:rsidRDefault="00454D3A">
      <w:pPr>
        <w:pBdr>
          <w:top w:val="nil"/>
          <w:left w:val="nil"/>
          <w:bottom w:val="nil"/>
          <w:right w:val="nil"/>
          <w:between w:val="nil"/>
        </w:pBdr>
        <w:jc w:val="center"/>
        <w:rPr>
          <w:rFonts w:ascii="Rany" w:eastAsia="Rany" w:hAnsi="Rany" w:cs="Rany"/>
          <w:color w:val="292929"/>
          <w:sz w:val="20"/>
          <w:szCs w:val="20"/>
        </w:rPr>
      </w:pPr>
    </w:p>
    <w:p w14:paraId="1D48ABEA" w14:textId="77777777" w:rsidR="00454D3A" w:rsidRDefault="00454D3A">
      <w:pPr>
        <w:pBdr>
          <w:top w:val="nil"/>
          <w:left w:val="nil"/>
          <w:bottom w:val="nil"/>
          <w:right w:val="nil"/>
          <w:between w:val="nil"/>
        </w:pBdr>
        <w:jc w:val="center"/>
        <w:rPr>
          <w:rFonts w:ascii="Rany" w:eastAsia="Rany" w:hAnsi="Rany" w:cs="Rany"/>
          <w:color w:val="292929"/>
          <w:sz w:val="20"/>
          <w:szCs w:val="20"/>
        </w:rPr>
      </w:pPr>
    </w:p>
    <w:p w14:paraId="4CBC33C3" w14:textId="77777777" w:rsidR="00454D3A" w:rsidRDefault="00454D3A">
      <w:pPr>
        <w:pBdr>
          <w:top w:val="nil"/>
          <w:left w:val="nil"/>
          <w:bottom w:val="nil"/>
          <w:right w:val="nil"/>
          <w:between w:val="nil"/>
        </w:pBdr>
        <w:jc w:val="center"/>
        <w:rPr>
          <w:rFonts w:ascii="Rany" w:eastAsia="Rany" w:hAnsi="Rany" w:cs="Rany"/>
          <w:color w:val="292929"/>
          <w:sz w:val="20"/>
          <w:szCs w:val="20"/>
        </w:rPr>
      </w:pPr>
    </w:p>
    <w:p w14:paraId="74E5ACA2" w14:textId="77777777" w:rsidR="00454D3A" w:rsidRDefault="00454D3A">
      <w:pPr>
        <w:pBdr>
          <w:top w:val="nil"/>
          <w:left w:val="nil"/>
          <w:bottom w:val="nil"/>
          <w:right w:val="nil"/>
          <w:between w:val="nil"/>
        </w:pBdr>
        <w:jc w:val="center"/>
        <w:rPr>
          <w:rFonts w:ascii="Rany" w:eastAsia="Rany" w:hAnsi="Rany" w:cs="Rany"/>
          <w:color w:val="292929"/>
          <w:sz w:val="20"/>
          <w:szCs w:val="20"/>
        </w:rPr>
      </w:pPr>
    </w:p>
    <w:p w14:paraId="29F59E8B" w14:textId="77777777" w:rsidR="00454D3A" w:rsidRDefault="00454D3A">
      <w:pPr>
        <w:pBdr>
          <w:top w:val="nil"/>
          <w:left w:val="nil"/>
          <w:bottom w:val="nil"/>
          <w:right w:val="nil"/>
          <w:between w:val="nil"/>
        </w:pBdr>
        <w:jc w:val="center"/>
        <w:rPr>
          <w:ins w:id="51" w:author="Daniele Pellegrini" w:date="2023-05-11T16:36:00Z"/>
          <w:rFonts w:ascii="Rany" w:eastAsia="Rany" w:hAnsi="Rany" w:cs="Rany"/>
          <w:color w:val="292929"/>
          <w:sz w:val="20"/>
          <w:szCs w:val="20"/>
        </w:rPr>
      </w:pPr>
    </w:p>
    <w:sdt>
      <w:sdtPr>
        <w:tag w:val="goog_rdk_39"/>
        <w:id w:val="-2023846703"/>
      </w:sdtPr>
      <w:sdtContent>
        <w:p w14:paraId="0000004F" w14:textId="77777777" w:rsidR="00710C38" w:rsidRDefault="00000000">
          <w:pPr>
            <w:pBdr>
              <w:top w:val="nil"/>
              <w:left w:val="nil"/>
              <w:bottom w:val="nil"/>
              <w:right w:val="nil"/>
              <w:between w:val="nil"/>
            </w:pBdr>
            <w:jc w:val="center"/>
            <w:rPr>
              <w:ins w:id="52" w:author="Daniele Pellegrini" w:date="2023-05-11T16:36:00Z"/>
              <w:rFonts w:ascii="Rany" w:eastAsia="Rany" w:hAnsi="Rany" w:cs="Rany"/>
              <w:color w:val="292929"/>
              <w:sz w:val="20"/>
              <w:szCs w:val="20"/>
            </w:rPr>
          </w:pPr>
          <w:sdt>
            <w:sdtPr>
              <w:tag w:val="goog_rdk_38"/>
              <w:id w:val="364337734"/>
            </w:sdtPr>
            <w:sdtContent/>
          </w:sdt>
        </w:p>
      </w:sdtContent>
    </w:sdt>
    <w:sdt>
      <w:sdtPr>
        <w:tag w:val="goog_rdk_41"/>
        <w:id w:val="-669705951"/>
      </w:sdtPr>
      <w:sdtContent>
        <w:p w14:paraId="00000050" w14:textId="77777777" w:rsidR="00710C38" w:rsidRDefault="00000000">
          <w:pPr>
            <w:pBdr>
              <w:top w:val="nil"/>
              <w:left w:val="nil"/>
              <w:bottom w:val="nil"/>
              <w:right w:val="nil"/>
              <w:between w:val="nil"/>
            </w:pBdr>
            <w:jc w:val="center"/>
            <w:rPr>
              <w:rFonts w:ascii="Rany" w:eastAsia="Rany" w:hAnsi="Rany" w:cs="Rany"/>
              <w:color w:val="292929"/>
              <w:sz w:val="20"/>
              <w:szCs w:val="20"/>
            </w:rPr>
          </w:pPr>
          <w:sdt>
            <w:sdtPr>
              <w:tag w:val="goog_rdk_40"/>
              <w:id w:val="-1655208690"/>
            </w:sdtPr>
            <w:sdtContent/>
          </w:sdt>
        </w:p>
      </w:sdtContent>
    </w:sdt>
    <w:p w14:paraId="00000051" w14:textId="77777777" w:rsidR="00710C38" w:rsidRDefault="00710C38">
      <w:pPr>
        <w:pBdr>
          <w:top w:val="nil"/>
          <w:left w:val="nil"/>
          <w:bottom w:val="nil"/>
          <w:right w:val="nil"/>
          <w:between w:val="nil"/>
        </w:pBdr>
        <w:jc w:val="center"/>
        <w:rPr>
          <w:color w:val="000000"/>
        </w:rPr>
      </w:pPr>
    </w:p>
    <w:p w14:paraId="00000052" w14:textId="77777777" w:rsidR="00710C38" w:rsidRDefault="00000000">
      <w:pPr>
        <w:widowControl w:val="0"/>
        <w:spacing w:after="320"/>
        <w:ind w:firstLine="1134"/>
        <w:jc w:val="both"/>
        <w:rPr>
          <w:rFonts w:ascii="Rany" w:eastAsia="Rany" w:hAnsi="Rany" w:cs="Rany"/>
          <w:color w:val="292929"/>
          <w:sz w:val="20"/>
          <w:szCs w:val="20"/>
        </w:rPr>
      </w:pPr>
      <w:r>
        <w:rPr>
          <w:rFonts w:ascii="Rany" w:eastAsia="Rany" w:hAnsi="Rany" w:cs="Rany"/>
          <w:b/>
          <w:color w:val="292929"/>
          <w:sz w:val="20"/>
          <w:szCs w:val="20"/>
        </w:rPr>
        <w:lastRenderedPageBreak/>
        <w:t>IN WITNESS WHEREOF,</w:t>
      </w:r>
      <w:r>
        <w:rPr>
          <w:rFonts w:ascii="Rany" w:eastAsia="Rany" w:hAnsi="Rany" w:cs="Rany"/>
          <w:color w:val="292929"/>
          <w:sz w:val="20"/>
          <w:szCs w:val="20"/>
        </w:rPr>
        <w:t xml:space="preserve"> the undersigned have executed this Agreement as of the date first written above.</w:t>
      </w:r>
    </w:p>
    <w:tbl>
      <w:tblPr>
        <w:tblStyle w:val="a"/>
        <w:tblW w:w="5472" w:type="dxa"/>
        <w:tblInd w:w="3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2"/>
        <w:gridCol w:w="4660"/>
      </w:tblGrid>
      <w:tr w:rsidR="00710C38" w14:paraId="3361E8C9" w14:textId="77777777">
        <w:tc>
          <w:tcPr>
            <w:tcW w:w="5472" w:type="dxa"/>
            <w:gridSpan w:val="2"/>
            <w:tcBorders>
              <w:top w:val="nil"/>
              <w:left w:val="nil"/>
              <w:bottom w:val="nil"/>
              <w:right w:val="nil"/>
            </w:tcBorders>
            <w:vAlign w:val="bottom"/>
          </w:tcPr>
          <w:p w14:paraId="00000053" w14:textId="77777777" w:rsidR="00710C38" w:rsidRDefault="00000000">
            <w:pPr>
              <w:spacing w:after="320"/>
              <w:rPr>
                <w:rFonts w:ascii="Rany" w:eastAsia="Rany" w:hAnsi="Rany" w:cs="Rany"/>
                <w:b/>
                <w:color w:val="292929"/>
                <w:sz w:val="20"/>
                <w:szCs w:val="20"/>
              </w:rPr>
            </w:pPr>
            <w:r>
              <w:rPr>
                <w:rFonts w:ascii="Rany" w:eastAsia="Rany" w:hAnsi="Rany" w:cs="Rany"/>
                <w:b/>
                <w:color w:val="292929"/>
                <w:sz w:val="20"/>
                <w:szCs w:val="20"/>
              </w:rPr>
              <w:t>STRATEGA</w:t>
            </w:r>
          </w:p>
        </w:tc>
      </w:tr>
      <w:tr w:rsidR="00710C38" w14:paraId="4E2C328C" w14:textId="77777777">
        <w:tc>
          <w:tcPr>
            <w:tcW w:w="812" w:type="dxa"/>
            <w:tcBorders>
              <w:top w:val="nil"/>
              <w:left w:val="nil"/>
              <w:bottom w:val="nil"/>
              <w:right w:val="nil"/>
            </w:tcBorders>
            <w:vAlign w:val="bottom"/>
          </w:tcPr>
          <w:p w14:paraId="00000055" w14:textId="77777777" w:rsidR="00710C38" w:rsidRDefault="00000000">
            <w:pPr>
              <w:spacing w:after="320"/>
              <w:rPr>
                <w:rFonts w:ascii="Rany" w:eastAsia="Rany" w:hAnsi="Rany" w:cs="Rany"/>
                <w:color w:val="292929"/>
                <w:sz w:val="20"/>
                <w:szCs w:val="20"/>
              </w:rPr>
            </w:pPr>
            <w:r>
              <w:rPr>
                <w:rFonts w:ascii="Rany" w:eastAsia="Rany" w:hAnsi="Rany" w:cs="Rany"/>
                <w:color w:val="292929"/>
                <w:sz w:val="20"/>
                <w:szCs w:val="20"/>
              </w:rPr>
              <w:t>By:</w:t>
            </w:r>
          </w:p>
        </w:tc>
        <w:tc>
          <w:tcPr>
            <w:tcW w:w="4660" w:type="dxa"/>
            <w:tcBorders>
              <w:top w:val="nil"/>
              <w:left w:val="nil"/>
              <w:bottom w:val="nil"/>
              <w:right w:val="nil"/>
            </w:tcBorders>
            <w:vAlign w:val="bottom"/>
          </w:tcPr>
          <w:p w14:paraId="00000056" w14:textId="77777777" w:rsidR="00710C38" w:rsidRDefault="00000000">
            <w:pPr>
              <w:spacing w:after="320"/>
              <w:rPr>
                <w:rFonts w:ascii="Rany" w:eastAsia="Rany" w:hAnsi="Rany" w:cs="Rany"/>
                <w:color w:val="292929"/>
                <w:sz w:val="20"/>
                <w:szCs w:val="20"/>
              </w:rPr>
            </w:pPr>
            <w:r>
              <w:rPr>
                <w:rFonts w:ascii="Rany" w:eastAsia="Rany" w:hAnsi="Rany" w:cs="Rany"/>
                <w:color w:val="292929"/>
                <w:sz w:val="20"/>
                <w:szCs w:val="20"/>
              </w:rPr>
              <w:t>/s/</w:t>
            </w:r>
          </w:p>
        </w:tc>
      </w:tr>
      <w:tr w:rsidR="00710C38" w14:paraId="109C024C" w14:textId="77777777">
        <w:tc>
          <w:tcPr>
            <w:tcW w:w="812" w:type="dxa"/>
            <w:tcBorders>
              <w:top w:val="nil"/>
              <w:left w:val="nil"/>
              <w:bottom w:val="nil"/>
              <w:right w:val="nil"/>
            </w:tcBorders>
            <w:vAlign w:val="bottom"/>
          </w:tcPr>
          <w:p w14:paraId="00000057" w14:textId="77777777" w:rsidR="00710C38" w:rsidRDefault="00710C38">
            <w:pPr>
              <w:spacing w:after="320"/>
              <w:rPr>
                <w:rFonts w:ascii="Rany" w:eastAsia="Rany" w:hAnsi="Rany" w:cs="Rany"/>
                <w:b/>
                <w:color w:val="292929"/>
                <w:sz w:val="20"/>
                <w:szCs w:val="20"/>
              </w:rPr>
            </w:pPr>
          </w:p>
        </w:tc>
        <w:tc>
          <w:tcPr>
            <w:tcW w:w="4660" w:type="dxa"/>
            <w:tcBorders>
              <w:top w:val="nil"/>
              <w:left w:val="nil"/>
              <w:bottom w:val="nil"/>
              <w:right w:val="nil"/>
            </w:tcBorders>
            <w:vAlign w:val="bottom"/>
          </w:tcPr>
          <w:p w14:paraId="00000058" w14:textId="77777777" w:rsidR="00710C38" w:rsidRDefault="00000000">
            <w:pPr>
              <w:spacing w:after="320"/>
              <w:rPr>
                <w:rFonts w:ascii="Rany" w:eastAsia="Rany" w:hAnsi="Rany" w:cs="Rany"/>
                <w:color w:val="292929"/>
                <w:sz w:val="20"/>
                <w:szCs w:val="20"/>
              </w:rPr>
            </w:pPr>
            <w:r>
              <w:rPr>
                <w:rFonts w:ascii="Rany" w:eastAsia="Rany" w:hAnsi="Rany" w:cs="Rany"/>
                <w:color w:val="292929"/>
                <w:sz w:val="20"/>
                <w:szCs w:val="20"/>
              </w:rPr>
              <w:t>Name:</w:t>
            </w:r>
          </w:p>
        </w:tc>
      </w:tr>
      <w:tr w:rsidR="00710C38" w14:paraId="4C10E47E" w14:textId="77777777">
        <w:tc>
          <w:tcPr>
            <w:tcW w:w="812" w:type="dxa"/>
            <w:tcBorders>
              <w:top w:val="nil"/>
              <w:left w:val="nil"/>
              <w:bottom w:val="nil"/>
              <w:right w:val="nil"/>
            </w:tcBorders>
            <w:vAlign w:val="bottom"/>
          </w:tcPr>
          <w:p w14:paraId="00000059" w14:textId="77777777" w:rsidR="00710C38" w:rsidRDefault="00710C38">
            <w:pPr>
              <w:spacing w:after="320"/>
              <w:rPr>
                <w:rFonts w:ascii="Rany" w:eastAsia="Rany" w:hAnsi="Rany" w:cs="Rany"/>
                <w:b/>
                <w:color w:val="292929"/>
                <w:sz w:val="20"/>
                <w:szCs w:val="20"/>
              </w:rPr>
            </w:pPr>
          </w:p>
        </w:tc>
        <w:tc>
          <w:tcPr>
            <w:tcW w:w="4660" w:type="dxa"/>
            <w:tcBorders>
              <w:top w:val="nil"/>
              <w:left w:val="nil"/>
              <w:bottom w:val="nil"/>
              <w:right w:val="nil"/>
            </w:tcBorders>
            <w:vAlign w:val="bottom"/>
          </w:tcPr>
          <w:p w14:paraId="0000005A" w14:textId="77777777" w:rsidR="00710C38" w:rsidRDefault="00000000">
            <w:pPr>
              <w:spacing w:after="320"/>
              <w:rPr>
                <w:rFonts w:ascii="Rany" w:eastAsia="Rany" w:hAnsi="Rany" w:cs="Rany"/>
                <w:color w:val="292929"/>
                <w:sz w:val="20"/>
                <w:szCs w:val="20"/>
              </w:rPr>
            </w:pPr>
            <w:r>
              <w:rPr>
                <w:rFonts w:ascii="Rany" w:eastAsia="Rany" w:hAnsi="Rany" w:cs="Rany"/>
                <w:color w:val="292929"/>
                <w:sz w:val="20"/>
                <w:szCs w:val="20"/>
              </w:rPr>
              <w:t>Title:</w:t>
            </w:r>
          </w:p>
          <w:p w14:paraId="0000005B" w14:textId="77777777" w:rsidR="00710C38" w:rsidRDefault="00000000">
            <w:pPr>
              <w:spacing w:after="320"/>
              <w:rPr>
                <w:rFonts w:ascii="Rany" w:eastAsia="Rany" w:hAnsi="Rany" w:cs="Rany"/>
                <w:color w:val="292929"/>
                <w:sz w:val="20"/>
                <w:szCs w:val="20"/>
              </w:rPr>
            </w:pPr>
            <w:r>
              <w:rPr>
                <w:rFonts w:ascii="Rany" w:eastAsia="Rany" w:hAnsi="Rany" w:cs="Rany"/>
                <w:color w:val="292929"/>
                <w:sz w:val="20"/>
                <w:szCs w:val="20"/>
              </w:rPr>
              <w:t>Date:</w:t>
            </w:r>
          </w:p>
        </w:tc>
      </w:tr>
      <w:tr w:rsidR="00710C38" w14:paraId="3F1A892B" w14:textId="77777777">
        <w:tc>
          <w:tcPr>
            <w:tcW w:w="5472" w:type="dxa"/>
            <w:gridSpan w:val="2"/>
            <w:tcBorders>
              <w:top w:val="nil"/>
              <w:left w:val="nil"/>
              <w:bottom w:val="nil"/>
              <w:right w:val="nil"/>
            </w:tcBorders>
            <w:vAlign w:val="bottom"/>
          </w:tcPr>
          <w:p w14:paraId="0000005C" w14:textId="77777777" w:rsidR="00710C38" w:rsidRDefault="00000000">
            <w:pPr>
              <w:spacing w:after="320"/>
              <w:rPr>
                <w:rFonts w:ascii="Rany" w:eastAsia="Rany" w:hAnsi="Rany" w:cs="Rany"/>
                <w:b/>
                <w:color w:val="292929"/>
                <w:sz w:val="20"/>
                <w:szCs w:val="20"/>
              </w:rPr>
            </w:pPr>
            <w:r>
              <w:rPr>
                <w:rFonts w:ascii="Rany" w:eastAsia="Rany" w:hAnsi="Rany" w:cs="Rany"/>
                <w:b/>
                <w:color w:val="292929"/>
                <w:sz w:val="20"/>
                <w:szCs w:val="20"/>
                <w:highlight w:val="yellow"/>
              </w:rPr>
              <w:t>[</w:t>
            </w:r>
            <w:r>
              <w:rPr>
                <w:rFonts w:ascii="Courier New" w:eastAsia="Courier New" w:hAnsi="Courier New" w:cs="Courier New"/>
                <w:b/>
                <w:color w:val="292929"/>
                <w:sz w:val="20"/>
                <w:szCs w:val="20"/>
                <w:highlight w:val="yellow"/>
              </w:rPr>
              <w:t>•</w:t>
            </w:r>
            <w:r>
              <w:rPr>
                <w:rFonts w:ascii="Rany" w:eastAsia="Rany" w:hAnsi="Rany" w:cs="Rany"/>
                <w:b/>
                <w:color w:val="292929"/>
                <w:sz w:val="20"/>
                <w:szCs w:val="20"/>
                <w:highlight w:val="yellow"/>
              </w:rPr>
              <w:t>]</w:t>
            </w:r>
          </w:p>
        </w:tc>
      </w:tr>
      <w:tr w:rsidR="00710C38" w14:paraId="780D16D3" w14:textId="77777777">
        <w:tc>
          <w:tcPr>
            <w:tcW w:w="812" w:type="dxa"/>
            <w:tcBorders>
              <w:top w:val="nil"/>
              <w:left w:val="nil"/>
              <w:bottom w:val="nil"/>
              <w:right w:val="nil"/>
            </w:tcBorders>
            <w:vAlign w:val="bottom"/>
          </w:tcPr>
          <w:p w14:paraId="0000005E" w14:textId="77777777" w:rsidR="00710C38" w:rsidRDefault="00000000">
            <w:pPr>
              <w:spacing w:after="320"/>
              <w:rPr>
                <w:rFonts w:ascii="Rany" w:eastAsia="Rany" w:hAnsi="Rany" w:cs="Rany"/>
                <w:smallCaps/>
                <w:color w:val="292929"/>
                <w:sz w:val="20"/>
                <w:szCs w:val="20"/>
              </w:rPr>
            </w:pPr>
            <w:r>
              <w:rPr>
                <w:rFonts w:ascii="Rany" w:eastAsia="Rany" w:hAnsi="Rany" w:cs="Rany"/>
                <w:color w:val="292929"/>
                <w:sz w:val="20"/>
                <w:szCs w:val="20"/>
              </w:rPr>
              <w:t>By</w:t>
            </w:r>
            <w:r>
              <w:rPr>
                <w:rFonts w:ascii="Rany" w:eastAsia="Rany" w:hAnsi="Rany" w:cs="Rany"/>
                <w:smallCaps/>
                <w:color w:val="292929"/>
                <w:sz w:val="20"/>
                <w:szCs w:val="20"/>
              </w:rPr>
              <w:t>:</w:t>
            </w:r>
          </w:p>
        </w:tc>
        <w:tc>
          <w:tcPr>
            <w:tcW w:w="4660" w:type="dxa"/>
            <w:tcBorders>
              <w:top w:val="nil"/>
              <w:left w:val="nil"/>
              <w:bottom w:val="nil"/>
              <w:right w:val="nil"/>
            </w:tcBorders>
            <w:vAlign w:val="bottom"/>
          </w:tcPr>
          <w:p w14:paraId="0000005F" w14:textId="77777777" w:rsidR="00710C38" w:rsidRDefault="00000000">
            <w:pPr>
              <w:spacing w:after="320"/>
              <w:rPr>
                <w:rFonts w:ascii="Rany" w:eastAsia="Rany" w:hAnsi="Rany" w:cs="Rany"/>
                <w:b/>
                <w:smallCaps/>
                <w:color w:val="292929"/>
                <w:sz w:val="20"/>
                <w:szCs w:val="20"/>
              </w:rPr>
            </w:pPr>
            <w:r>
              <w:rPr>
                <w:rFonts w:ascii="Rany" w:eastAsia="Rany" w:hAnsi="Rany" w:cs="Rany"/>
                <w:color w:val="292929"/>
                <w:sz w:val="20"/>
                <w:szCs w:val="20"/>
              </w:rPr>
              <w:t>/s/</w:t>
            </w:r>
          </w:p>
        </w:tc>
      </w:tr>
      <w:tr w:rsidR="00710C38" w14:paraId="2931A58C" w14:textId="77777777">
        <w:tc>
          <w:tcPr>
            <w:tcW w:w="812" w:type="dxa"/>
            <w:tcBorders>
              <w:top w:val="nil"/>
              <w:left w:val="nil"/>
              <w:bottom w:val="nil"/>
              <w:right w:val="nil"/>
            </w:tcBorders>
            <w:vAlign w:val="bottom"/>
          </w:tcPr>
          <w:p w14:paraId="00000060" w14:textId="77777777" w:rsidR="00710C38" w:rsidRDefault="00710C38">
            <w:pPr>
              <w:spacing w:after="320"/>
              <w:rPr>
                <w:rFonts w:ascii="Rany" w:eastAsia="Rany" w:hAnsi="Rany" w:cs="Rany"/>
                <w:color w:val="292929"/>
                <w:sz w:val="20"/>
                <w:szCs w:val="20"/>
              </w:rPr>
            </w:pPr>
          </w:p>
        </w:tc>
        <w:tc>
          <w:tcPr>
            <w:tcW w:w="4660" w:type="dxa"/>
            <w:tcBorders>
              <w:top w:val="nil"/>
              <w:left w:val="nil"/>
              <w:bottom w:val="nil"/>
              <w:right w:val="nil"/>
            </w:tcBorders>
            <w:vAlign w:val="bottom"/>
          </w:tcPr>
          <w:p w14:paraId="00000061" w14:textId="77777777" w:rsidR="00710C38" w:rsidRDefault="00000000">
            <w:pPr>
              <w:spacing w:after="320"/>
              <w:rPr>
                <w:rFonts w:ascii="Rany" w:eastAsia="Rany" w:hAnsi="Rany" w:cs="Rany"/>
                <w:color w:val="292929"/>
                <w:sz w:val="20"/>
                <w:szCs w:val="20"/>
              </w:rPr>
            </w:pPr>
            <w:r>
              <w:rPr>
                <w:rFonts w:ascii="Rany" w:eastAsia="Rany" w:hAnsi="Rany" w:cs="Rany"/>
                <w:color w:val="292929"/>
                <w:sz w:val="20"/>
                <w:szCs w:val="20"/>
              </w:rPr>
              <w:t>Date:</w:t>
            </w:r>
          </w:p>
        </w:tc>
      </w:tr>
    </w:tbl>
    <w:p w14:paraId="00000062" w14:textId="77777777" w:rsidR="00710C38" w:rsidRDefault="00710C38">
      <w:pPr>
        <w:spacing w:after="320"/>
        <w:jc w:val="center"/>
        <w:rPr>
          <w:rFonts w:ascii="Rany" w:eastAsia="Rany" w:hAnsi="Rany" w:cs="Rany"/>
          <w:b/>
          <w:color w:val="292929"/>
          <w:sz w:val="20"/>
          <w:szCs w:val="20"/>
          <w:u w:val="single"/>
        </w:rPr>
      </w:pPr>
    </w:p>
    <w:p w14:paraId="00000063" w14:textId="77777777" w:rsidR="00710C38" w:rsidRDefault="00710C38">
      <w:pPr>
        <w:spacing w:after="320"/>
        <w:jc w:val="center"/>
        <w:rPr>
          <w:rFonts w:ascii="Rany" w:eastAsia="Rany" w:hAnsi="Rany" w:cs="Rany"/>
          <w:b/>
          <w:color w:val="292929"/>
          <w:sz w:val="20"/>
          <w:szCs w:val="20"/>
          <w:u w:val="single"/>
        </w:rPr>
      </w:pPr>
    </w:p>
    <w:p w14:paraId="00000064" w14:textId="77777777" w:rsidR="00710C38" w:rsidRDefault="00710C38">
      <w:pPr>
        <w:spacing w:after="320"/>
        <w:jc w:val="center"/>
        <w:rPr>
          <w:rFonts w:ascii="Rany" w:eastAsia="Rany" w:hAnsi="Rany" w:cs="Rany"/>
          <w:b/>
          <w:color w:val="292929"/>
          <w:sz w:val="20"/>
          <w:szCs w:val="20"/>
          <w:u w:val="single"/>
        </w:rPr>
      </w:pPr>
      <w:bookmarkStart w:id="53" w:name="_heading=h.1t3h5sf" w:colFirst="0" w:colLast="0"/>
      <w:bookmarkEnd w:id="53"/>
    </w:p>
    <w:p w14:paraId="00000065" w14:textId="77777777" w:rsidR="00710C38" w:rsidRDefault="00710C38">
      <w:pPr>
        <w:spacing w:after="320"/>
        <w:jc w:val="center"/>
        <w:rPr>
          <w:rFonts w:ascii="Rany" w:eastAsia="Rany" w:hAnsi="Rany" w:cs="Rany"/>
          <w:b/>
          <w:color w:val="292929"/>
          <w:sz w:val="20"/>
          <w:szCs w:val="20"/>
          <w:u w:val="single"/>
        </w:rPr>
      </w:pPr>
    </w:p>
    <w:p w14:paraId="00000066" w14:textId="77777777" w:rsidR="00710C38" w:rsidRDefault="00710C38">
      <w:pPr>
        <w:spacing w:after="320"/>
        <w:jc w:val="center"/>
        <w:rPr>
          <w:rFonts w:ascii="Rany" w:eastAsia="Rany" w:hAnsi="Rany" w:cs="Rany"/>
          <w:b/>
          <w:color w:val="292929"/>
          <w:sz w:val="20"/>
          <w:szCs w:val="20"/>
          <w:u w:val="single"/>
        </w:rPr>
      </w:pPr>
    </w:p>
    <w:p w14:paraId="00000067" w14:textId="77777777" w:rsidR="00710C38" w:rsidRDefault="00710C38">
      <w:pPr>
        <w:spacing w:after="320"/>
        <w:jc w:val="center"/>
        <w:rPr>
          <w:rFonts w:ascii="Rany" w:eastAsia="Rany" w:hAnsi="Rany" w:cs="Rany"/>
          <w:b/>
          <w:color w:val="292929"/>
          <w:sz w:val="20"/>
          <w:szCs w:val="20"/>
          <w:u w:val="single"/>
        </w:rPr>
      </w:pPr>
    </w:p>
    <w:p w14:paraId="00000068" w14:textId="77777777" w:rsidR="00710C38" w:rsidRDefault="00710C38">
      <w:pPr>
        <w:spacing w:after="320"/>
        <w:rPr>
          <w:rFonts w:ascii="Rany" w:eastAsia="Rany" w:hAnsi="Rany" w:cs="Rany"/>
          <w:b/>
          <w:color w:val="292929"/>
          <w:sz w:val="20"/>
          <w:szCs w:val="20"/>
          <w:u w:val="single"/>
        </w:rPr>
      </w:pPr>
    </w:p>
    <w:p w14:paraId="00000069" w14:textId="77777777" w:rsidR="00710C38" w:rsidRDefault="00710C38">
      <w:pPr>
        <w:spacing w:after="320"/>
        <w:rPr>
          <w:rFonts w:ascii="Rany" w:eastAsia="Rany" w:hAnsi="Rany" w:cs="Rany"/>
          <w:b/>
          <w:color w:val="292929"/>
          <w:sz w:val="20"/>
          <w:szCs w:val="20"/>
          <w:u w:val="single"/>
        </w:rPr>
      </w:pPr>
    </w:p>
    <w:p w14:paraId="0000006A" w14:textId="77777777" w:rsidR="00710C38" w:rsidRDefault="00710C38">
      <w:pPr>
        <w:spacing w:after="320"/>
        <w:rPr>
          <w:rFonts w:ascii="Rany" w:eastAsia="Rany" w:hAnsi="Rany" w:cs="Rany"/>
          <w:b/>
          <w:color w:val="292929"/>
          <w:sz w:val="20"/>
          <w:szCs w:val="20"/>
          <w:u w:val="single"/>
        </w:rPr>
      </w:pPr>
    </w:p>
    <w:p w14:paraId="0000006B" w14:textId="77777777" w:rsidR="00710C38" w:rsidRDefault="00710C38">
      <w:pPr>
        <w:spacing w:after="320"/>
        <w:rPr>
          <w:rFonts w:ascii="Rany" w:eastAsia="Rany" w:hAnsi="Rany" w:cs="Rany"/>
          <w:b/>
          <w:color w:val="292929"/>
          <w:sz w:val="20"/>
          <w:szCs w:val="20"/>
          <w:u w:val="single"/>
        </w:rPr>
      </w:pPr>
    </w:p>
    <w:p w14:paraId="0000006C" w14:textId="77777777" w:rsidR="00710C38" w:rsidRDefault="00710C38">
      <w:pPr>
        <w:spacing w:after="320"/>
        <w:rPr>
          <w:rFonts w:ascii="Rany" w:eastAsia="Rany" w:hAnsi="Rany" w:cs="Rany"/>
          <w:b/>
          <w:color w:val="292929"/>
          <w:sz w:val="20"/>
          <w:szCs w:val="20"/>
          <w:u w:val="single"/>
        </w:rPr>
      </w:pPr>
    </w:p>
    <w:p w14:paraId="0000006D" w14:textId="77777777" w:rsidR="00710C38" w:rsidRDefault="00710C38">
      <w:pPr>
        <w:spacing w:after="320"/>
        <w:rPr>
          <w:rFonts w:ascii="Rany" w:eastAsia="Rany" w:hAnsi="Rany" w:cs="Rany"/>
          <w:b/>
          <w:color w:val="292929"/>
          <w:sz w:val="20"/>
          <w:szCs w:val="20"/>
          <w:u w:val="single"/>
        </w:rPr>
      </w:pPr>
    </w:p>
    <w:p w14:paraId="0000006E" w14:textId="77777777" w:rsidR="00710C38" w:rsidRDefault="00710C38">
      <w:pPr>
        <w:spacing w:after="320"/>
        <w:rPr>
          <w:rFonts w:ascii="Rany" w:eastAsia="Rany" w:hAnsi="Rany" w:cs="Rany"/>
          <w:b/>
          <w:color w:val="292929"/>
          <w:sz w:val="20"/>
          <w:szCs w:val="20"/>
          <w:u w:val="single"/>
        </w:rPr>
      </w:pPr>
    </w:p>
    <w:p w14:paraId="0000006F" w14:textId="77777777" w:rsidR="00710C38" w:rsidRDefault="00710C38">
      <w:pPr>
        <w:spacing w:after="320"/>
        <w:rPr>
          <w:rFonts w:ascii="Rany" w:eastAsia="Rany" w:hAnsi="Rany" w:cs="Rany"/>
          <w:b/>
          <w:color w:val="292929"/>
          <w:sz w:val="20"/>
          <w:szCs w:val="20"/>
          <w:u w:val="single"/>
        </w:rPr>
      </w:pPr>
    </w:p>
    <w:p w14:paraId="00000070" w14:textId="77777777" w:rsidR="00710C38" w:rsidRDefault="00710C38">
      <w:pPr>
        <w:spacing w:after="320"/>
        <w:rPr>
          <w:rFonts w:ascii="Rany" w:eastAsia="Rany" w:hAnsi="Rany" w:cs="Rany"/>
          <w:b/>
          <w:color w:val="292929"/>
          <w:sz w:val="20"/>
          <w:szCs w:val="20"/>
          <w:u w:val="single"/>
        </w:rPr>
      </w:pPr>
    </w:p>
    <w:p w14:paraId="00000071" w14:textId="77777777" w:rsidR="00710C38" w:rsidRDefault="00000000">
      <w:pPr>
        <w:pStyle w:val="Titolo1"/>
        <w:spacing w:after="320"/>
        <w:jc w:val="center"/>
        <w:rPr>
          <w:rFonts w:ascii="Rany" w:eastAsia="Rany" w:hAnsi="Rany" w:cs="Rany"/>
          <w:b/>
          <w:color w:val="292929"/>
          <w:sz w:val="20"/>
        </w:rPr>
      </w:pPr>
      <w:r>
        <w:rPr>
          <w:rFonts w:ascii="Rany" w:eastAsia="Rany" w:hAnsi="Rany" w:cs="Rany"/>
          <w:b/>
          <w:color w:val="292929"/>
          <w:sz w:val="20"/>
        </w:rPr>
        <w:lastRenderedPageBreak/>
        <w:t>SCHEDULE I</w:t>
      </w:r>
    </w:p>
    <w:p w14:paraId="00000072" w14:textId="77777777" w:rsidR="00710C38" w:rsidRDefault="00000000">
      <w:pPr>
        <w:pStyle w:val="Titolo1"/>
        <w:spacing w:after="320"/>
        <w:jc w:val="center"/>
        <w:rPr>
          <w:rFonts w:ascii="Rany" w:eastAsia="Rany" w:hAnsi="Rany" w:cs="Rany"/>
          <w:b/>
          <w:color w:val="292929"/>
          <w:sz w:val="20"/>
          <w:u w:val="single"/>
        </w:rPr>
      </w:pPr>
      <w:r>
        <w:rPr>
          <w:rFonts w:ascii="Rany" w:eastAsia="Rany" w:hAnsi="Rany" w:cs="Rany"/>
          <w:b/>
          <w:color w:val="292929"/>
          <w:sz w:val="20"/>
          <w:u w:val="single"/>
        </w:rPr>
        <w:t>Certain Defined Terms</w:t>
      </w:r>
    </w:p>
    <w:p w14:paraId="00000073" w14:textId="77777777" w:rsidR="00710C38" w:rsidRDefault="00000000">
      <w:pPr>
        <w:pBdr>
          <w:top w:val="nil"/>
          <w:left w:val="nil"/>
          <w:bottom w:val="nil"/>
          <w:right w:val="nil"/>
          <w:between w:val="nil"/>
        </w:pBdr>
        <w:spacing w:after="320"/>
        <w:jc w:val="both"/>
        <w:rPr>
          <w:rFonts w:ascii="Rany" w:eastAsia="Rany" w:hAnsi="Rany" w:cs="Rany"/>
          <w:color w:val="292929"/>
          <w:sz w:val="20"/>
          <w:szCs w:val="20"/>
        </w:rPr>
      </w:pPr>
      <w:r>
        <w:rPr>
          <w:rFonts w:ascii="Rany" w:eastAsia="Rany" w:hAnsi="Rany" w:cs="Rany"/>
          <w:color w:val="292929"/>
          <w:sz w:val="20"/>
          <w:szCs w:val="20"/>
        </w:rPr>
        <w:t>For purposes of the Agreement, the following terms shall have the meanings set forth below:</w:t>
      </w:r>
    </w:p>
    <w:p w14:paraId="00000074" w14:textId="77777777" w:rsidR="00710C38" w:rsidRDefault="00000000">
      <w:pPr>
        <w:pStyle w:val="Titolo2"/>
        <w:rPr>
          <w:rFonts w:ascii="Rany" w:eastAsia="Rany" w:hAnsi="Rany" w:cs="Rany"/>
        </w:rPr>
      </w:pPr>
      <w:r>
        <w:rPr>
          <w:rFonts w:ascii="Rany" w:eastAsia="Rany" w:hAnsi="Rany" w:cs="Rany"/>
          <w:color w:val="292929"/>
          <w:sz w:val="20"/>
        </w:rPr>
        <w:t>“</w:t>
      </w:r>
      <w:r>
        <w:rPr>
          <w:rFonts w:ascii="Rany" w:eastAsia="Rany" w:hAnsi="Rany" w:cs="Rany"/>
          <w:color w:val="292929"/>
          <w:sz w:val="20"/>
          <w:u w:val="single"/>
        </w:rPr>
        <w:t>Addendum</w:t>
      </w:r>
      <w:r>
        <w:rPr>
          <w:rFonts w:ascii="Rany" w:eastAsia="Rany" w:hAnsi="Rany" w:cs="Rany"/>
          <w:color w:val="292929"/>
          <w:sz w:val="20"/>
        </w:rPr>
        <w:t xml:space="preserve">” has the meaning set forth in </w:t>
      </w:r>
      <w:r>
        <w:rPr>
          <w:rFonts w:ascii="Rany" w:eastAsia="Rany" w:hAnsi="Rany" w:cs="Rany"/>
          <w:i/>
          <w:color w:val="292929"/>
          <w:sz w:val="20"/>
        </w:rPr>
        <w:t>Section 1(b)</w:t>
      </w:r>
      <w:r>
        <w:rPr>
          <w:rFonts w:ascii="Rany" w:eastAsia="Rany" w:hAnsi="Rany" w:cs="Rany"/>
          <w:color w:val="292929"/>
          <w:sz w:val="20"/>
        </w:rPr>
        <w:t xml:space="preserve">. </w:t>
      </w:r>
    </w:p>
    <w:p w14:paraId="00000075" w14:textId="77777777" w:rsidR="00710C38" w:rsidRDefault="00000000">
      <w:pPr>
        <w:pStyle w:val="Titolo2"/>
        <w:spacing w:after="320"/>
        <w:jc w:val="both"/>
        <w:rPr>
          <w:rFonts w:ascii="Rany" w:eastAsia="Rany" w:hAnsi="Rany" w:cs="Rany"/>
        </w:rPr>
      </w:pPr>
      <w:r>
        <w:rPr>
          <w:rFonts w:ascii="Rany" w:eastAsia="Rany" w:hAnsi="Rany" w:cs="Rany"/>
          <w:color w:val="292929"/>
          <w:sz w:val="20"/>
        </w:rPr>
        <w:t>“</w:t>
      </w:r>
      <w:r>
        <w:rPr>
          <w:rFonts w:ascii="Rany" w:eastAsia="Rany" w:hAnsi="Rany" w:cs="Rany"/>
          <w:color w:val="292929"/>
          <w:sz w:val="20"/>
          <w:u w:val="single"/>
        </w:rPr>
        <w:t>Agreement</w:t>
      </w:r>
      <w:r>
        <w:rPr>
          <w:rFonts w:ascii="Rany" w:eastAsia="Rany" w:hAnsi="Rany" w:cs="Rany"/>
          <w:color w:val="292929"/>
          <w:sz w:val="20"/>
        </w:rPr>
        <w:t xml:space="preserve">” has the meaning set forth in the </w:t>
      </w:r>
      <w:r>
        <w:rPr>
          <w:rFonts w:ascii="Rany" w:eastAsia="Rany" w:hAnsi="Rany" w:cs="Rany"/>
          <w:i/>
          <w:color w:val="292929"/>
          <w:sz w:val="20"/>
        </w:rPr>
        <w:t>Preamble</w:t>
      </w:r>
      <w:r>
        <w:rPr>
          <w:rFonts w:ascii="Rany" w:eastAsia="Rany" w:hAnsi="Rany" w:cs="Rany"/>
          <w:color w:val="292929"/>
          <w:sz w:val="20"/>
        </w:rPr>
        <w:t>.</w:t>
      </w:r>
    </w:p>
    <w:p w14:paraId="00000076" w14:textId="77777777" w:rsidR="00710C38" w:rsidRDefault="00000000">
      <w:pPr>
        <w:pStyle w:val="Titolo2"/>
        <w:numPr>
          <w:ilvl w:val="1"/>
          <w:numId w:val="4"/>
        </w:numPr>
        <w:spacing w:after="320"/>
        <w:jc w:val="both"/>
        <w:rPr>
          <w:rFonts w:ascii="Rany" w:eastAsia="Rany" w:hAnsi="Rany" w:cs="Rany"/>
        </w:rPr>
      </w:pPr>
      <w:r>
        <w:rPr>
          <w:rFonts w:ascii="Rany" w:eastAsia="Rany" w:hAnsi="Rany" w:cs="Rany"/>
          <w:color w:val="292929"/>
          <w:sz w:val="20"/>
        </w:rPr>
        <w:t>“</w:t>
      </w:r>
      <w:r>
        <w:rPr>
          <w:rFonts w:ascii="Rany" w:eastAsia="Rany" w:hAnsi="Rany" w:cs="Rany"/>
          <w:color w:val="292929"/>
          <w:sz w:val="20"/>
          <w:u w:val="single"/>
        </w:rPr>
        <w:t>Articles</w:t>
      </w:r>
      <w:r>
        <w:rPr>
          <w:rFonts w:ascii="Rany" w:eastAsia="Rany" w:hAnsi="Rany" w:cs="Rany"/>
          <w:color w:val="292929"/>
          <w:sz w:val="20"/>
        </w:rPr>
        <w:t xml:space="preserve">” has the meaning set forth in </w:t>
      </w:r>
      <w:r>
        <w:rPr>
          <w:rFonts w:ascii="Rany" w:eastAsia="Rany" w:hAnsi="Rany" w:cs="Rany"/>
          <w:i/>
          <w:color w:val="292929"/>
          <w:sz w:val="20"/>
        </w:rPr>
        <w:t>Section 1(a)</w:t>
      </w:r>
      <w:r>
        <w:rPr>
          <w:rFonts w:ascii="Rany" w:eastAsia="Rany" w:hAnsi="Rany" w:cs="Rany"/>
          <w:color w:val="292929"/>
          <w:sz w:val="20"/>
        </w:rPr>
        <w:t>.</w:t>
      </w:r>
    </w:p>
    <w:p w14:paraId="00000077" w14:textId="77777777" w:rsidR="00710C38" w:rsidRDefault="00000000">
      <w:pPr>
        <w:pStyle w:val="Titolo2"/>
        <w:numPr>
          <w:ilvl w:val="1"/>
          <w:numId w:val="4"/>
        </w:numPr>
        <w:spacing w:after="320"/>
        <w:jc w:val="both"/>
        <w:rPr>
          <w:rFonts w:ascii="Rany" w:eastAsia="Rany" w:hAnsi="Rany" w:cs="Rany"/>
        </w:rPr>
      </w:pPr>
      <w:r>
        <w:rPr>
          <w:rFonts w:ascii="Rany" w:eastAsia="Rany" w:hAnsi="Rany" w:cs="Rany"/>
          <w:color w:val="292929"/>
          <w:sz w:val="20"/>
        </w:rPr>
        <w:t>“</w:t>
      </w:r>
      <w:r>
        <w:rPr>
          <w:rFonts w:ascii="Rany" w:eastAsia="Rany" w:hAnsi="Rany" w:cs="Rany"/>
          <w:color w:val="292929"/>
          <w:sz w:val="20"/>
          <w:u w:val="single"/>
        </w:rPr>
        <w:t>Attachments</w:t>
      </w:r>
      <w:r>
        <w:rPr>
          <w:rFonts w:ascii="Rany" w:eastAsia="Rany" w:hAnsi="Rany" w:cs="Rany"/>
          <w:color w:val="292929"/>
          <w:sz w:val="20"/>
        </w:rPr>
        <w:t xml:space="preserve">” has the meaning set forth in </w:t>
      </w:r>
      <w:r>
        <w:rPr>
          <w:rFonts w:ascii="Rany" w:eastAsia="Rany" w:hAnsi="Rany" w:cs="Rany"/>
          <w:i/>
          <w:color w:val="292929"/>
          <w:sz w:val="20"/>
        </w:rPr>
        <w:t>Section 1(b)</w:t>
      </w:r>
      <w:r>
        <w:rPr>
          <w:rFonts w:ascii="Rany" w:eastAsia="Rany" w:hAnsi="Rany" w:cs="Rany"/>
          <w:color w:val="292929"/>
          <w:sz w:val="20"/>
        </w:rPr>
        <w:t>.</w:t>
      </w:r>
    </w:p>
    <w:p w14:paraId="00000078" w14:textId="77777777" w:rsidR="00710C38" w:rsidRDefault="00000000">
      <w:pPr>
        <w:pStyle w:val="Titolo2"/>
        <w:numPr>
          <w:ilvl w:val="1"/>
          <w:numId w:val="4"/>
        </w:numPr>
        <w:spacing w:after="320"/>
        <w:jc w:val="both"/>
        <w:rPr>
          <w:rFonts w:ascii="Rany" w:eastAsia="Rany" w:hAnsi="Rany" w:cs="Rany"/>
        </w:rPr>
      </w:pPr>
      <w:r>
        <w:rPr>
          <w:rFonts w:ascii="Rany" w:eastAsia="Rany" w:hAnsi="Rany" w:cs="Rany"/>
          <w:color w:val="292929"/>
          <w:sz w:val="20"/>
        </w:rPr>
        <w:t>“</w:t>
      </w:r>
      <w:r>
        <w:rPr>
          <w:rFonts w:ascii="Rany" w:eastAsia="Rany" w:hAnsi="Rany" w:cs="Rany"/>
          <w:color w:val="292929"/>
          <w:sz w:val="20"/>
          <w:u w:val="single"/>
        </w:rPr>
        <w:t>Cause</w:t>
      </w:r>
      <w:r>
        <w:rPr>
          <w:rFonts w:ascii="Rany" w:eastAsia="Rany" w:hAnsi="Rany" w:cs="Rany"/>
          <w:color w:val="292929"/>
          <w:sz w:val="20"/>
        </w:rPr>
        <w:t xml:space="preserve">” has the meaning set forth in </w:t>
      </w:r>
      <w:r>
        <w:rPr>
          <w:rFonts w:ascii="Rany" w:eastAsia="Rany" w:hAnsi="Rany" w:cs="Rany"/>
          <w:i/>
          <w:color w:val="292929"/>
          <w:sz w:val="20"/>
        </w:rPr>
        <w:t>Section 7(b)</w:t>
      </w:r>
      <w:r>
        <w:rPr>
          <w:rFonts w:ascii="Rany" w:eastAsia="Rany" w:hAnsi="Rany" w:cs="Rany"/>
          <w:color w:val="292929"/>
          <w:sz w:val="20"/>
        </w:rPr>
        <w:t>.</w:t>
      </w:r>
    </w:p>
    <w:p w14:paraId="00000079" w14:textId="77777777" w:rsidR="00710C38" w:rsidRDefault="00000000">
      <w:pPr>
        <w:pStyle w:val="Titolo2"/>
        <w:numPr>
          <w:ilvl w:val="1"/>
          <w:numId w:val="4"/>
        </w:numPr>
        <w:spacing w:after="320"/>
        <w:jc w:val="both"/>
        <w:rPr>
          <w:rFonts w:ascii="Rany" w:eastAsia="Rany" w:hAnsi="Rany" w:cs="Rany"/>
        </w:rPr>
      </w:pPr>
      <w:r>
        <w:rPr>
          <w:rFonts w:ascii="Rany" w:eastAsia="Rany" w:hAnsi="Rany" w:cs="Rany"/>
          <w:color w:val="292929"/>
          <w:sz w:val="20"/>
        </w:rPr>
        <w:t>“</w:t>
      </w:r>
      <w:r>
        <w:rPr>
          <w:rFonts w:ascii="Rany" w:eastAsia="Rany" w:hAnsi="Rany" w:cs="Rany"/>
          <w:color w:val="292929"/>
          <w:sz w:val="20"/>
          <w:u w:val="single"/>
        </w:rPr>
        <w:t>Clauses</w:t>
      </w:r>
      <w:r>
        <w:rPr>
          <w:rFonts w:ascii="Rany" w:eastAsia="Rany" w:hAnsi="Rany" w:cs="Rany"/>
          <w:color w:val="292929"/>
          <w:sz w:val="20"/>
        </w:rPr>
        <w:t xml:space="preserve">” has the meaning set forth in </w:t>
      </w:r>
      <w:r>
        <w:rPr>
          <w:rFonts w:ascii="Rany" w:eastAsia="Rany" w:hAnsi="Rany" w:cs="Rany"/>
          <w:i/>
          <w:color w:val="292929"/>
          <w:sz w:val="20"/>
        </w:rPr>
        <w:t>Section 1(a)</w:t>
      </w:r>
      <w:r>
        <w:rPr>
          <w:rFonts w:ascii="Rany" w:eastAsia="Rany" w:hAnsi="Rany" w:cs="Rany"/>
          <w:color w:val="292929"/>
          <w:sz w:val="20"/>
        </w:rPr>
        <w:t>.</w:t>
      </w:r>
    </w:p>
    <w:p w14:paraId="0000007A" w14:textId="77777777" w:rsidR="00710C38" w:rsidRDefault="00000000">
      <w:pPr>
        <w:pStyle w:val="Titolo2"/>
        <w:numPr>
          <w:ilvl w:val="1"/>
          <w:numId w:val="4"/>
        </w:numPr>
        <w:spacing w:after="320"/>
        <w:jc w:val="both"/>
        <w:rPr>
          <w:rFonts w:ascii="Rany" w:eastAsia="Rany" w:hAnsi="Rany" w:cs="Rany"/>
          <w:color w:val="292929"/>
          <w:sz w:val="20"/>
        </w:rPr>
      </w:pPr>
      <w:r>
        <w:rPr>
          <w:rFonts w:ascii="Rany" w:eastAsia="Rany" w:hAnsi="Rany" w:cs="Rany"/>
          <w:color w:val="292929"/>
          <w:sz w:val="20"/>
        </w:rPr>
        <w:t>“</w:t>
      </w:r>
      <w:r>
        <w:rPr>
          <w:rFonts w:ascii="Rany" w:eastAsia="Rany" w:hAnsi="Rany" w:cs="Rany"/>
          <w:color w:val="292929"/>
          <w:sz w:val="20"/>
          <w:u w:val="single"/>
        </w:rPr>
        <w:t>Effective Date</w:t>
      </w:r>
      <w:r>
        <w:rPr>
          <w:rFonts w:ascii="Rany" w:eastAsia="Rany" w:hAnsi="Rany" w:cs="Rany"/>
          <w:color w:val="292929"/>
          <w:sz w:val="20"/>
        </w:rPr>
        <w:t xml:space="preserve">” has the meaning set forth in the </w:t>
      </w:r>
      <w:r>
        <w:rPr>
          <w:rFonts w:ascii="Rany" w:eastAsia="Rany" w:hAnsi="Rany" w:cs="Rany"/>
          <w:i/>
          <w:color w:val="292929"/>
          <w:sz w:val="20"/>
        </w:rPr>
        <w:t>Preamble</w:t>
      </w:r>
      <w:r>
        <w:rPr>
          <w:rFonts w:ascii="Rany" w:eastAsia="Rany" w:hAnsi="Rany" w:cs="Rany"/>
          <w:color w:val="292929"/>
          <w:sz w:val="20"/>
        </w:rPr>
        <w:t>.</w:t>
      </w:r>
    </w:p>
    <w:p w14:paraId="0000007B" w14:textId="77777777" w:rsidR="00710C38" w:rsidRDefault="00000000">
      <w:pPr>
        <w:pStyle w:val="Titolo2"/>
        <w:numPr>
          <w:ilvl w:val="1"/>
          <w:numId w:val="4"/>
        </w:numPr>
        <w:spacing w:after="320"/>
        <w:jc w:val="both"/>
        <w:rPr>
          <w:rFonts w:ascii="Rany" w:eastAsia="Rany" w:hAnsi="Rany" w:cs="Rany"/>
          <w:color w:val="292929"/>
          <w:sz w:val="20"/>
        </w:rPr>
      </w:pPr>
      <w:r>
        <w:rPr>
          <w:rFonts w:ascii="Rany" w:eastAsia="Rany" w:hAnsi="Rany" w:cs="Rany"/>
          <w:color w:val="292929"/>
          <w:sz w:val="20"/>
        </w:rPr>
        <w:t>“</w:t>
      </w:r>
      <w:r>
        <w:rPr>
          <w:rFonts w:ascii="Rany" w:eastAsia="Rany" w:hAnsi="Rany" w:cs="Rany"/>
          <w:color w:val="292929"/>
          <w:sz w:val="20"/>
          <w:u w:val="single"/>
        </w:rPr>
        <w:t>Exhibit</w:t>
      </w:r>
      <w:r>
        <w:rPr>
          <w:rFonts w:ascii="Rany" w:eastAsia="Rany" w:hAnsi="Rany" w:cs="Rany"/>
          <w:color w:val="292929"/>
          <w:sz w:val="20"/>
        </w:rPr>
        <w:t xml:space="preserve">” has the meaning set forth in </w:t>
      </w:r>
      <w:r>
        <w:rPr>
          <w:rFonts w:ascii="Rany" w:eastAsia="Rany" w:hAnsi="Rany" w:cs="Rany"/>
          <w:i/>
          <w:color w:val="292929"/>
          <w:sz w:val="20"/>
        </w:rPr>
        <w:t>Section 1(b)</w:t>
      </w:r>
      <w:r>
        <w:rPr>
          <w:rFonts w:ascii="Rany" w:eastAsia="Rany" w:hAnsi="Rany" w:cs="Rany"/>
          <w:color w:val="292929"/>
          <w:sz w:val="20"/>
        </w:rPr>
        <w:t>.</w:t>
      </w:r>
    </w:p>
    <w:p w14:paraId="0000007C" w14:textId="77777777" w:rsidR="00710C38" w:rsidRDefault="00000000">
      <w:pPr>
        <w:pStyle w:val="Titolo2"/>
        <w:numPr>
          <w:ilvl w:val="1"/>
          <w:numId w:val="4"/>
        </w:numPr>
        <w:spacing w:after="320"/>
        <w:jc w:val="both"/>
        <w:rPr>
          <w:rFonts w:ascii="Rany" w:eastAsia="Rany" w:hAnsi="Rany" w:cs="Rany"/>
          <w:color w:val="292929"/>
          <w:sz w:val="20"/>
        </w:rPr>
      </w:pPr>
      <w:r>
        <w:rPr>
          <w:rFonts w:ascii="Rany" w:eastAsia="Rany" w:hAnsi="Rany" w:cs="Rany"/>
          <w:color w:val="292929"/>
          <w:sz w:val="20"/>
        </w:rPr>
        <w:t>“</w:t>
      </w:r>
      <w:r>
        <w:rPr>
          <w:rFonts w:ascii="Rany" w:eastAsia="Rany" w:hAnsi="Rany" w:cs="Rany"/>
          <w:color w:val="292929"/>
          <w:sz w:val="20"/>
          <w:u w:val="single"/>
        </w:rPr>
        <w:t>Fee</w:t>
      </w:r>
      <w:r>
        <w:rPr>
          <w:rFonts w:ascii="Rany" w:eastAsia="Rany" w:hAnsi="Rany" w:cs="Rany"/>
          <w:color w:val="292929"/>
          <w:sz w:val="20"/>
        </w:rPr>
        <w:t xml:space="preserve">” has the meaning set forth in </w:t>
      </w:r>
      <w:r>
        <w:rPr>
          <w:rFonts w:ascii="Rany" w:eastAsia="Rany" w:hAnsi="Rany" w:cs="Rany"/>
          <w:i/>
          <w:color w:val="292929"/>
          <w:sz w:val="20"/>
        </w:rPr>
        <w:t>Section 6(a)</w:t>
      </w:r>
      <w:r>
        <w:rPr>
          <w:rFonts w:ascii="Rany" w:eastAsia="Rany" w:hAnsi="Rany" w:cs="Rany"/>
          <w:color w:val="292929"/>
          <w:sz w:val="20"/>
        </w:rPr>
        <w:t>.</w:t>
      </w:r>
    </w:p>
    <w:p w14:paraId="0000007D" w14:textId="77777777" w:rsidR="00710C38" w:rsidRDefault="00000000">
      <w:pPr>
        <w:pStyle w:val="Titolo2"/>
        <w:numPr>
          <w:ilvl w:val="1"/>
          <w:numId w:val="4"/>
        </w:numPr>
        <w:spacing w:after="320"/>
        <w:jc w:val="both"/>
        <w:rPr>
          <w:rFonts w:ascii="Rany" w:eastAsia="Rany" w:hAnsi="Rany" w:cs="Rany"/>
          <w:color w:val="292929"/>
          <w:sz w:val="20"/>
        </w:rPr>
      </w:pPr>
      <w:r>
        <w:rPr>
          <w:rFonts w:ascii="Rany" w:eastAsia="Rany" w:hAnsi="Rany" w:cs="Rany"/>
          <w:color w:val="292929"/>
          <w:sz w:val="20"/>
          <w:u w:val="single"/>
        </w:rPr>
        <w:t>“Governmental Authority</w:t>
      </w:r>
      <w:r>
        <w:rPr>
          <w:rFonts w:ascii="Rany" w:eastAsia="Rany" w:hAnsi="Rany" w:cs="Rany"/>
          <w:color w:val="292929"/>
          <w:sz w:val="20"/>
        </w:rPr>
        <w:t>“</w:t>
      </w:r>
      <w:r>
        <w:rPr>
          <w:rFonts w:ascii="Rany" w:eastAsia="Rany" w:hAnsi="Rany" w:cs="Rany"/>
        </w:rPr>
        <w:t xml:space="preserve"> </w:t>
      </w:r>
      <w:r>
        <w:rPr>
          <w:rFonts w:ascii="Rany" w:eastAsia="Rany" w:hAnsi="Rany" w:cs="Rany"/>
          <w:color w:val="292929"/>
          <w:sz w:val="20"/>
        </w:rPr>
        <w:t>means any international, multinational, federal, provincial, territorial, state, regional, municipal, local or other government or governmental body and any ministry, department, division, bureau, agent, official, agency, commission, board or authority of any government, governmental body, quasi-governmental or private body (including any stock exchange), domestic or foreign, exercising any statutory, regulatory, expropriation or taxing authority under the authority of any of the foregoing and any domestic, foreign or international judicial, quasi-judicial or administrative court, tribunal, commission, board, panel, arbitrator or arbitral body acting under the authority of any of the foregoing.</w:t>
      </w:r>
    </w:p>
    <w:p w14:paraId="0000007E" w14:textId="77777777" w:rsidR="00710C38" w:rsidRDefault="00000000">
      <w:pPr>
        <w:pStyle w:val="Titolo2"/>
        <w:numPr>
          <w:ilvl w:val="1"/>
          <w:numId w:val="4"/>
        </w:numPr>
        <w:spacing w:after="320"/>
        <w:jc w:val="both"/>
        <w:rPr>
          <w:rFonts w:ascii="Rany" w:eastAsia="Rany" w:hAnsi="Rany" w:cs="Rany"/>
          <w:color w:val="292929"/>
          <w:sz w:val="20"/>
        </w:rPr>
      </w:pPr>
      <w:r>
        <w:rPr>
          <w:rFonts w:ascii="Rany" w:eastAsia="Rany" w:hAnsi="Rany" w:cs="Rany"/>
          <w:color w:val="292929"/>
          <w:sz w:val="20"/>
        </w:rPr>
        <w:t>“</w:t>
      </w:r>
      <w:r>
        <w:rPr>
          <w:rFonts w:ascii="Rany" w:eastAsia="Rany" w:hAnsi="Rany" w:cs="Rany"/>
          <w:color w:val="292929"/>
          <w:sz w:val="20"/>
          <w:u w:val="single"/>
        </w:rPr>
        <w:t>Independent Contractor</w:t>
      </w:r>
      <w:r>
        <w:rPr>
          <w:rFonts w:ascii="Rany" w:eastAsia="Rany" w:hAnsi="Rany" w:cs="Rany"/>
          <w:color w:val="292929"/>
          <w:sz w:val="20"/>
        </w:rPr>
        <w:t xml:space="preserve">” has the meaning set forth in the </w:t>
      </w:r>
      <w:r>
        <w:rPr>
          <w:rFonts w:ascii="Rany" w:eastAsia="Rany" w:hAnsi="Rany" w:cs="Rany"/>
          <w:i/>
          <w:color w:val="292929"/>
          <w:sz w:val="20"/>
        </w:rPr>
        <w:t>Preamble</w:t>
      </w:r>
      <w:r>
        <w:rPr>
          <w:rFonts w:ascii="Rany" w:eastAsia="Rany" w:hAnsi="Rany" w:cs="Rany"/>
          <w:color w:val="292929"/>
          <w:sz w:val="20"/>
        </w:rPr>
        <w:t xml:space="preserve">. </w:t>
      </w:r>
    </w:p>
    <w:p w14:paraId="0000007F" w14:textId="77777777" w:rsidR="00710C38" w:rsidRDefault="00000000">
      <w:pPr>
        <w:pStyle w:val="Titolo2"/>
        <w:numPr>
          <w:ilvl w:val="1"/>
          <w:numId w:val="4"/>
        </w:numPr>
        <w:spacing w:after="320"/>
        <w:jc w:val="both"/>
        <w:rPr>
          <w:rFonts w:ascii="Rany" w:eastAsia="Rany" w:hAnsi="Rany" w:cs="Rany"/>
          <w:color w:val="292929"/>
          <w:sz w:val="20"/>
        </w:rPr>
      </w:pPr>
      <w:r>
        <w:rPr>
          <w:rFonts w:ascii="Rany" w:eastAsia="Rany" w:hAnsi="Rany" w:cs="Rany"/>
          <w:color w:val="292929"/>
          <w:sz w:val="20"/>
        </w:rPr>
        <w:t>“</w:t>
      </w:r>
      <w:r>
        <w:rPr>
          <w:rFonts w:ascii="Rany" w:eastAsia="Rany" w:hAnsi="Rany" w:cs="Rany"/>
          <w:color w:val="292929"/>
          <w:sz w:val="20"/>
          <w:u w:val="single"/>
        </w:rPr>
        <w:t>Interfering Activities</w:t>
      </w:r>
      <w:r>
        <w:rPr>
          <w:rFonts w:ascii="Rany" w:eastAsia="Rany" w:hAnsi="Rany" w:cs="Rany"/>
          <w:color w:val="292929"/>
          <w:sz w:val="20"/>
        </w:rPr>
        <w:t>” means (i) encouraging, soliciting or inducing, or in any manner attempting to encourage, solicit or induce, any Person employed by, as agent of, or a service provider to, Stratega to terminate (or, in the case of an agent or service provider, reduce) such Person’s employment, agency or service, as the case may be, with Stratega provided, that the foregoing shall not be violated by general advertising not specifically targeted at employees of Stratega nor by serving as a reference upon an employee’s request with regard to an entity with which Independent Contractor is not engaged in; or (ii) encouraging, soliciting or inducing, or in any manner attempting to encourage, solicit or induce any customer, supplier, licensee or other business relation of Stratega to cease doing business with or reduce the amount of business conducted with Stratega, or in any way interfere with the relationship between any such customer, supplier, licensee or business relation and Stratega.</w:t>
      </w:r>
    </w:p>
    <w:p w14:paraId="00000080" w14:textId="77777777" w:rsidR="00710C38" w:rsidRDefault="00000000">
      <w:pPr>
        <w:pStyle w:val="Titolo2"/>
        <w:numPr>
          <w:ilvl w:val="1"/>
          <w:numId w:val="4"/>
        </w:numPr>
        <w:spacing w:after="320"/>
        <w:jc w:val="both"/>
        <w:rPr>
          <w:rFonts w:ascii="Rany" w:eastAsia="Rany" w:hAnsi="Rany" w:cs="Rany"/>
          <w:color w:val="292929"/>
          <w:sz w:val="20"/>
        </w:rPr>
      </w:pPr>
      <w:r>
        <w:rPr>
          <w:rFonts w:ascii="Rany" w:eastAsia="Rany" w:hAnsi="Rany" w:cs="Rany"/>
          <w:color w:val="292929"/>
          <w:sz w:val="20"/>
        </w:rPr>
        <w:t>“</w:t>
      </w:r>
      <w:r>
        <w:rPr>
          <w:rFonts w:ascii="Rany" w:eastAsia="Rany" w:hAnsi="Rany" w:cs="Rany"/>
          <w:color w:val="292929"/>
          <w:sz w:val="20"/>
          <w:u w:val="single"/>
        </w:rPr>
        <w:t>Party</w:t>
      </w:r>
      <w:r>
        <w:rPr>
          <w:rFonts w:ascii="Rany" w:eastAsia="Rany" w:hAnsi="Rany" w:cs="Rany"/>
          <w:color w:val="292929"/>
          <w:sz w:val="20"/>
        </w:rPr>
        <w:t xml:space="preserve">” has the meaning set forth in the </w:t>
      </w:r>
      <w:r>
        <w:rPr>
          <w:rFonts w:ascii="Rany" w:eastAsia="Rany" w:hAnsi="Rany" w:cs="Rany"/>
          <w:i/>
          <w:color w:val="292929"/>
          <w:sz w:val="20"/>
        </w:rPr>
        <w:t>Preamble.</w:t>
      </w:r>
    </w:p>
    <w:p w14:paraId="00000081" w14:textId="77777777" w:rsidR="00710C38" w:rsidRDefault="00000000">
      <w:pPr>
        <w:pStyle w:val="Titolo2"/>
        <w:numPr>
          <w:ilvl w:val="1"/>
          <w:numId w:val="4"/>
        </w:numPr>
        <w:jc w:val="both"/>
        <w:rPr>
          <w:rFonts w:ascii="Rany" w:eastAsia="Rany" w:hAnsi="Rany" w:cs="Rany"/>
          <w:color w:val="292929"/>
          <w:sz w:val="20"/>
        </w:rPr>
      </w:pPr>
      <w:r>
        <w:rPr>
          <w:rFonts w:ascii="Rany" w:eastAsia="Rany" w:hAnsi="Rany" w:cs="Rany"/>
          <w:color w:val="292929"/>
          <w:sz w:val="20"/>
        </w:rPr>
        <w:t>“</w:t>
      </w:r>
      <w:r>
        <w:rPr>
          <w:rFonts w:ascii="Rany" w:eastAsia="Rany" w:hAnsi="Rany" w:cs="Rany"/>
          <w:color w:val="292929"/>
          <w:sz w:val="20"/>
          <w:u w:val="single"/>
        </w:rPr>
        <w:t>Person</w:t>
      </w:r>
      <w:r>
        <w:rPr>
          <w:rFonts w:ascii="Rany" w:eastAsia="Rany" w:hAnsi="Rany" w:cs="Rany"/>
          <w:color w:val="292929"/>
          <w:sz w:val="20"/>
        </w:rPr>
        <w:t>” means any individual, corporation, partnership, limited liability company, joint venture, association, joint stock company, trust (charitable or non-charitable), unincorporated organization or other form of business entity.</w:t>
      </w:r>
    </w:p>
    <w:p w14:paraId="00000082" w14:textId="77777777" w:rsidR="00710C38" w:rsidRDefault="00000000">
      <w:pPr>
        <w:pStyle w:val="Titolo2"/>
        <w:numPr>
          <w:ilvl w:val="1"/>
          <w:numId w:val="4"/>
        </w:numPr>
        <w:spacing w:after="320"/>
        <w:jc w:val="both"/>
        <w:rPr>
          <w:rFonts w:ascii="Rany" w:eastAsia="Rany" w:hAnsi="Rany" w:cs="Rany"/>
          <w:color w:val="292929"/>
          <w:sz w:val="20"/>
        </w:rPr>
      </w:pPr>
      <w:r>
        <w:rPr>
          <w:rFonts w:ascii="Rany" w:eastAsia="Rany" w:hAnsi="Rany" w:cs="Rany"/>
          <w:color w:val="292929"/>
          <w:sz w:val="20"/>
        </w:rPr>
        <w:t>“</w:t>
      </w:r>
      <w:r>
        <w:rPr>
          <w:rFonts w:ascii="Rany" w:eastAsia="Rany" w:hAnsi="Rany" w:cs="Rany"/>
          <w:color w:val="292929"/>
          <w:sz w:val="20"/>
          <w:u w:val="single"/>
        </w:rPr>
        <w:t>Preamble</w:t>
      </w:r>
      <w:r>
        <w:rPr>
          <w:rFonts w:ascii="Rany" w:eastAsia="Rany" w:hAnsi="Rany" w:cs="Rany"/>
          <w:color w:val="292929"/>
          <w:sz w:val="20"/>
        </w:rPr>
        <w:t xml:space="preserve">” has the meaning set forth in </w:t>
      </w:r>
      <w:r>
        <w:rPr>
          <w:rFonts w:ascii="Rany" w:eastAsia="Rany" w:hAnsi="Rany" w:cs="Rany"/>
          <w:i/>
          <w:color w:val="292929"/>
          <w:sz w:val="20"/>
        </w:rPr>
        <w:t>Section 1(a)</w:t>
      </w:r>
      <w:r>
        <w:rPr>
          <w:rFonts w:ascii="Rany" w:eastAsia="Rany" w:hAnsi="Rany" w:cs="Rany"/>
          <w:color w:val="292929"/>
          <w:sz w:val="20"/>
        </w:rPr>
        <w:t xml:space="preserve">. </w:t>
      </w:r>
    </w:p>
    <w:p w14:paraId="00000083" w14:textId="77777777" w:rsidR="00710C38" w:rsidRDefault="00000000">
      <w:pPr>
        <w:pStyle w:val="Titolo2"/>
        <w:numPr>
          <w:ilvl w:val="1"/>
          <w:numId w:val="4"/>
        </w:numPr>
        <w:spacing w:after="320"/>
        <w:jc w:val="both"/>
        <w:rPr>
          <w:rFonts w:ascii="Rany" w:eastAsia="Rany" w:hAnsi="Rany" w:cs="Rany"/>
          <w:color w:val="292929"/>
          <w:sz w:val="20"/>
        </w:rPr>
      </w:pPr>
      <w:r>
        <w:rPr>
          <w:rFonts w:ascii="Rany" w:eastAsia="Rany" w:hAnsi="Rany" w:cs="Rany"/>
          <w:color w:val="292929"/>
          <w:sz w:val="20"/>
        </w:rPr>
        <w:t>“</w:t>
      </w:r>
      <w:r>
        <w:rPr>
          <w:rFonts w:ascii="Rany" w:eastAsia="Rany" w:hAnsi="Rany" w:cs="Rany"/>
          <w:color w:val="292929"/>
          <w:sz w:val="20"/>
          <w:u w:val="single"/>
        </w:rPr>
        <w:t>Recitals</w:t>
      </w:r>
      <w:r>
        <w:rPr>
          <w:rFonts w:ascii="Rany" w:eastAsia="Rany" w:hAnsi="Rany" w:cs="Rany"/>
          <w:color w:val="292929"/>
          <w:sz w:val="20"/>
        </w:rPr>
        <w:t xml:space="preserve">” has the meaning set forth in </w:t>
      </w:r>
      <w:r>
        <w:rPr>
          <w:rFonts w:ascii="Rany" w:eastAsia="Rany" w:hAnsi="Rany" w:cs="Rany"/>
          <w:i/>
          <w:color w:val="292929"/>
          <w:sz w:val="20"/>
        </w:rPr>
        <w:t>Section 1(a)</w:t>
      </w:r>
      <w:r>
        <w:rPr>
          <w:rFonts w:ascii="Rany" w:eastAsia="Rany" w:hAnsi="Rany" w:cs="Rany"/>
          <w:color w:val="292929"/>
          <w:sz w:val="20"/>
        </w:rPr>
        <w:t>.</w:t>
      </w:r>
    </w:p>
    <w:p w14:paraId="00000084" w14:textId="77777777" w:rsidR="00710C38" w:rsidRDefault="00000000">
      <w:pPr>
        <w:pStyle w:val="Titolo2"/>
        <w:numPr>
          <w:ilvl w:val="1"/>
          <w:numId w:val="4"/>
        </w:numPr>
        <w:spacing w:after="320"/>
        <w:jc w:val="both"/>
        <w:rPr>
          <w:rFonts w:ascii="Rany" w:eastAsia="Rany" w:hAnsi="Rany" w:cs="Rany"/>
          <w:color w:val="292929"/>
          <w:sz w:val="20"/>
        </w:rPr>
      </w:pPr>
      <w:r>
        <w:rPr>
          <w:rFonts w:ascii="Rany" w:eastAsia="Rany" w:hAnsi="Rany" w:cs="Rany"/>
          <w:color w:val="292929"/>
          <w:sz w:val="20"/>
        </w:rPr>
        <w:t>“</w:t>
      </w:r>
      <w:r>
        <w:rPr>
          <w:rFonts w:ascii="Rany" w:eastAsia="Rany" w:hAnsi="Rany" w:cs="Rany"/>
          <w:color w:val="292929"/>
          <w:sz w:val="20"/>
          <w:u w:val="single"/>
        </w:rPr>
        <w:t>Roadmap</w:t>
      </w:r>
      <w:r>
        <w:rPr>
          <w:rFonts w:ascii="Rany" w:eastAsia="Rany" w:hAnsi="Rany" w:cs="Rany"/>
          <w:color w:val="292929"/>
          <w:sz w:val="20"/>
        </w:rPr>
        <w:t xml:space="preserve">” has the meaning set forth in </w:t>
      </w:r>
      <w:r>
        <w:rPr>
          <w:rFonts w:ascii="Rany" w:eastAsia="Rany" w:hAnsi="Rany" w:cs="Rany"/>
          <w:i/>
          <w:color w:val="292929"/>
          <w:sz w:val="20"/>
        </w:rPr>
        <w:t>Section 5(b)</w:t>
      </w:r>
      <w:r>
        <w:rPr>
          <w:rFonts w:ascii="Rany" w:eastAsia="Rany" w:hAnsi="Rany" w:cs="Rany"/>
          <w:color w:val="292929"/>
          <w:sz w:val="20"/>
        </w:rPr>
        <w:t>.</w:t>
      </w:r>
    </w:p>
    <w:p w14:paraId="00000085" w14:textId="77777777" w:rsidR="00710C38" w:rsidRDefault="00000000">
      <w:pPr>
        <w:pStyle w:val="Titolo2"/>
        <w:numPr>
          <w:ilvl w:val="1"/>
          <w:numId w:val="4"/>
        </w:numPr>
        <w:spacing w:after="320"/>
        <w:jc w:val="both"/>
        <w:rPr>
          <w:rFonts w:ascii="Rany" w:eastAsia="Rany" w:hAnsi="Rany" w:cs="Rany"/>
          <w:color w:val="292929"/>
          <w:sz w:val="20"/>
        </w:rPr>
      </w:pPr>
      <w:r>
        <w:rPr>
          <w:rFonts w:ascii="Rany" w:eastAsia="Rany" w:hAnsi="Rany" w:cs="Rany"/>
          <w:color w:val="292929"/>
          <w:sz w:val="20"/>
        </w:rPr>
        <w:lastRenderedPageBreak/>
        <w:t>“</w:t>
      </w:r>
      <w:r>
        <w:rPr>
          <w:rFonts w:ascii="Rany" w:eastAsia="Rany" w:hAnsi="Rany" w:cs="Rany"/>
          <w:color w:val="292929"/>
          <w:sz w:val="20"/>
          <w:u w:val="single"/>
        </w:rPr>
        <w:t>Schedules</w:t>
      </w:r>
      <w:r>
        <w:rPr>
          <w:rFonts w:ascii="Rany" w:eastAsia="Rany" w:hAnsi="Rany" w:cs="Rany"/>
          <w:color w:val="292929"/>
          <w:sz w:val="20"/>
        </w:rPr>
        <w:t xml:space="preserve">” has the meaning set forth in </w:t>
      </w:r>
      <w:r>
        <w:rPr>
          <w:rFonts w:ascii="Rany" w:eastAsia="Rany" w:hAnsi="Rany" w:cs="Rany"/>
          <w:i/>
          <w:color w:val="292929"/>
          <w:sz w:val="20"/>
        </w:rPr>
        <w:t>Section 1(b)</w:t>
      </w:r>
      <w:r>
        <w:rPr>
          <w:rFonts w:ascii="Rany" w:eastAsia="Rany" w:hAnsi="Rany" w:cs="Rany"/>
          <w:color w:val="292929"/>
          <w:sz w:val="20"/>
        </w:rPr>
        <w:t>.</w:t>
      </w:r>
    </w:p>
    <w:p w14:paraId="00000086" w14:textId="77777777" w:rsidR="00710C38" w:rsidRDefault="00000000">
      <w:pPr>
        <w:pStyle w:val="Titolo2"/>
        <w:numPr>
          <w:ilvl w:val="1"/>
          <w:numId w:val="4"/>
        </w:numPr>
        <w:spacing w:after="320"/>
        <w:jc w:val="both"/>
        <w:rPr>
          <w:rFonts w:ascii="Rany" w:eastAsia="Rany" w:hAnsi="Rany" w:cs="Rany"/>
          <w:color w:val="292929"/>
          <w:sz w:val="20"/>
        </w:rPr>
      </w:pPr>
      <w:r>
        <w:rPr>
          <w:rFonts w:ascii="Rany" w:eastAsia="Rany" w:hAnsi="Rany" w:cs="Rany"/>
          <w:color w:val="292929"/>
          <w:sz w:val="20"/>
        </w:rPr>
        <w:t>“</w:t>
      </w:r>
      <w:r>
        <w:rPr>
          <w:rFonts w:ascii="Rany" w:eastAsia="Rany" w:hAnsi="Rany" w:cs="Rany"/>
          <w:color w:val="292929"/>
          <w:sz w:val="20"/>
          <w:u w:val="single"/>
        </w:rPr>
        <w:t>Sections</w:t>
      </w:r>
      <w:r>
        <w:rPr>
          <w:rFonts w:ascii="Rany" w:eastAsia="Rany" w:hAnsi="Rany" w:cs="Rany"/>
          <w:color w:val="292929"/>
          <w:sz w:val="20"/>
        </w:rPr>
        <w:t xml:space="preserve">” has the meaning set forth in </w:t>
      </w:r>
      <w:r>
        <w:rPr>
          <w:rFonts w:ascii="Rany" w:eastAsia="Rany" w:hAnsi="Rany" w:cs="Rany"/>
          <w:i/>
          <w:color w:val="292929"/>
          <w:sz w:val="20"/>
        </w:rPr>
        <w:t>Section 1(a)</w:t>
      </w:r>
      <w:r>
        <w:rPr>
          <w:rFonts w:ascii="Rany" w:eastAsia="Rany" w:hAnsi="Rany" w:cs="Rany"/>
          <w:color w:val="292929"/>
          <w:sz w:val="20"/>
        </w:rPr>
        <w:t>.</w:t>
      </w:r>
    </w:p>
    <w:p w14:paraId="00000087" w14:textId="77777777" w:rsidR="00710C38" w:rsidRDefault="00000000">
      <w:pPr>
        <w:pStyle w:val="Titolo2"/>
        <w:numPr>
          <w:ilvl w:val="1"/>
          <w:numId w:val="4"/>
        </w:numPr>
        <w:spacing w:after="320"/>
        <w:jc w:val="both"/>
        <w:rPr>
          <w:rFonts w:ascii="Rany" w:eastAsia="Rany" w:hAnsi="Rany" w:cs="Rany"/>
          <w:color w:val="292929"/>
          <w:sz w:val="20"/>
        </w:rPr>
      </w:pPr>
      <w:r>
        <w:rPr>
          <w:rFonts w:ascii="Rany" w:eastAsia="Rany" w:hAnsi="Rany" w:cs="Rany"/>
          <w:color w:val="292929"/>
          <w:sz w:val="20"/>
        </w:rPr>
        <w:t>“</w:t>
      </w:r>
      <w:r>
        <w:rPr>
          <w:rFonts w:ascii="Rany" w:eastAsia="Rany" w:hAnsi="Rany" w:cs="Rany"/>
          <w:color w:val="292929"/>
          <w:sz w:val="20"/>
          <w:u w:val="single"/>
        </w:rPr>
        <w:t>Services</w:t>
      </w:r>
      <w:r>
        <w:rPr>
          <w:rFonts w:ascii="Rany" w:eastAsia="Rany" w:hAnsi="Rany" w:cs="Rany"/>
          <w:color w:val="292929"/>
          <w:sz w:val="20"/>
        </w:rPr>
        <w:t xml:space="preserve">” has the meaning set forth in the </w:t>
      </w:r>
      <w:r>
        <w:rPr>
          <w:rFonts w:ascii="Rany" w:eastAsia="Rany" w:hAnsi="Rany" w:cs="Rany"/>
          <w:i/>
          <w:color w:val="292929"/>
          <w:sz w:val="20"/>
        </w:rPr>
        <w:t>Recitals</w:t>
      </w:r>
      <w:r>
        <w:rPr>
          <w:rFonts w:ascii="Rany" w:eastAsia="Rany" w:hAnsi="Rany" w:cs="Rany"/>
          <w:color w:val="292929"/>
          <w:sz w:val="20"/>
        </w:rPr>
        <w:t>.</w:t>
      </w:r>
    </w:p>
    <w:p w14:paraId="00000088" w14:textId="77777777" w:rsidR="00710C38" w:rsidRDefault="00000000">
      <w:pPr>
        <w:pStyle w:val="Titolo2"/>
        <w:numPr>
          <w:ilvl w:val="1"/>
          <w:numId w:val="4"/>
        </w:numPr>
        <w:spacing w:after="320"/>
        <w:jc w:val="both"/>
        <w:rPr>
          <w:rFonts w:ascii="Rany" w:eastAsia="Rany" w:hAnsi="Rany" w:cs="Rany"/>
        </w:rPr>
      </w:pPr>
      <w:r>
        <w:rPr>
          <w:rFonts w:ascii="Rany" w:eastAsia="Rany" w:hAnsi="Rany" w:cs="Rany"/>
          <w:color w:val="292929"/>
          <w:sz w:val="20"/>
        </w:rPr>
        <w:t>“</w:t>
      </w:r>
      <w:r>
        <w:rPr>
          <w:rFonts w:ascii="Rany" w:eastAsia="Rany" w:hAnsi="Rany" w:cs="Rany"/>
          <w:color w:val="292929"/>
          <w:sz w:val="20"/>
          <w:u w:val="single"/>
        </w:rPr>
        <w:t>Stratega</w:t>
      </w:r>
      <w:r>
        <w:rPr>
          <w:rFonts w:ascii="Rany" w:eastAsia="Rany" w:hAnsi="Rany" w:cs="Rany"/>
          <w:color w:val="292929"/>
          <w:sz w:val="20"/>
        </w:rPr>
        <w:t xml:space="preserve">” has the meaning set forth in the </w:t>
      </w:r>
      <w:r>
        <w:rPr>
          <w:rFonts w:ascii="Rany" w:eastAsia="Rany" w:hAnsi="Rany" w:cs="Rany"/>
          <w:i/>
          <w:color w:val="292929"/>
          <w:sz w:val="20"/>
        </w:rPr>
        <w:t>Preamble</w:t>
      </w:r>
      <w:r>
        <w:rPr>
          <w:rFonts w:ascii="Rany" w:eastAsia="Rany" w:hAnsi="Rany" w:cs="Rany"/>
          <w:color w:val="292929"/>
          <w:sz w:val="20"/>
        </w:rPr>
        <w:t>.</w:t>
      </w:r>
    </w:p>
    <w:p w14:paraId="00000089" w14:textId="77777777" w:rsidR="00710C38" w:rsidRDefault="00000000">
      <w:pPr>
        <w:pStyle w:val="Titolo2"/>
        <w:numPr>
          <w:ilvl w:val="1"/>
          <w:numId w:val="4"/>
        </w:numPr>
        <w:spacing w:after="320"/>
        <w:jc w:val="both"/>
        <w:rPr>
          <w:rFonts w:ascii="Rany" w:eastAsia="Rany" w:hAnsi="Rany" w:cs="Rany"/>
          <w:color w:val="292929"/>
          <w:sz w:val="20"/>
        </w:rPr>
      </w:pPr>
      <w:r>
        <w:rPr>
          <w:rFonts w:ascii="Rany" w:eastAsia="Rany" w:hAnsi="Rany" w:cs="Rany"/>
          <w:color w:val="292929"/>
          <w:sz w:val="20"/>
        </w:rPr>
        <w:t>“</w:t>
      </w:r>
      <w:r>
        <w:rPr>
          <w:rFonts w:ascii="Rany" w:eastAsia="Rany" w:hAnsi="Rany" w:cs="Rany"/>
          <w:color w:val="292929"/>
          <w:sz w:val="20"/>
          <w:u w:val="single"/>
        </w:rPr>
        <w:t>Subdivisions</w:t>
      </w:r>
      <w:r>
        <w:rPr>
          <w:rFonts w:ascii="Rany" w:eastAsia="Rany" w:hAnsi="Rany" w:cs="Rany"/>
          <w:color w:val="292929"/>
          <w:sz w:val="20"/>
        </w:rPr>
        <w:t xml:space="preserve">” has the meaning set forth in </w:t>
      </w:r>
      <w:r>
        <w:rPr>
          <w:rFonts w:ascii="Rany" w:eastAsia="Rany" w:hAnsi="Rany" w:cs="Rany"/>
          <w:i/>
          <w:color w:val="292929"/>
          <w:sz w:val="20"/>
        </w:rPr>
        <w:t>Section 1(a)</w:t>
      </w:r>
      <w:r>
        <w:rPr>
          <w:rFonts w:ascii="Rany" w:eastAsia="Rany" w:hAnsi="Rany" w:cs="Rany"/>
          <w:color w:val="292929"/>
          <w:sz w:val="20"/>
        </w:rPr>
        <w:t>.</w:t>
      </w:r>
    </w:p>
    <w:p w14:paraId="0000008A" w14:textId="77777777" w:rsidR="00710C38" w:rsidRDefault="00000000">
      <w:pPr>
        <w:pStyle w:val="Titolo2"/>
        <w:numPr>
          <w:ilvl w:val="1"/>
          <w:numId w:val="4"/>
        </w:numPr>
        <w:spacing w:after="320"/>
        <w:jc w:val="both"/>
        <w:rPr>
          <w:rFonts w:ascii="Rany" w:eastAsia="Rany" w:hAnsi="Rany" w:cs="Rany"/>
          <w:color w:val="292929"/>
          <w:sz w:val="20"/>
        </w:rPr>
      </w:pPr>
      <w:r>
        <w:rPr>
          <w:rFonts w:ascii="Rany" w:eastAsia="Rany" w:hAnsi="Rany" w:cs="Rany"/>
          <w:color w:val="292929"/>
          <w:sz w:val="20"/>
        </w:rPr>
        <w:t>“</w:t>
      </w:r>
      <w:r>
        <w:rPr>
          <w:rFonts w:ascii="Rany" w:eastAsia="Rany" w:hAnsi="Rany" w:cs="Rany"/>
          <w:color w:val="292929"/>
          <w:sz w:val="20"/>
          <w:u w:val="single"/>
        </w:rPr>
        <w:t>Subsections</w:t>
      </w:r>
      <w:r>
        <w:rPr>
          <w:rFonts w:ascii="Rany" w:eastAsia="Rany" w:hAnsi="Rany" w:cs="Rany"/>
          <w:color w:val="292929"/>
          <w:sz w:val="20"/>
        </w:rPr>
        <w:t xml:space="preserve">” has the meaning set forth in </w:t>
      </w:r>
      <w:r>
        <w:rPr>
          <w:rFonts w:ascii="Rany" w:eastAsia="Rany" w:hAnsi="Rany" w:cs="Rany"/>
          <w:i/>
          <w:color w:val="292929"/>
          <w:sz w:val="20"/>
        </w:rPr>
        <w:t>Section 1(a)</w:t>
      </w:r>
      <w:r>
        <w:rPr>
          <w:rFonts w:ascii="Rany" w:eastAsia="Rany" w:hAnsi="Rany" w:cs="Rany"/>
          <w:color w:val="292929"/>
          <w:sz w:val="20"/>
        </w:rPr>
        <w:t>.</w:t>
      </w:r>
    </w:p>
    <w:p w14:paraId="0000008B" w14:textId="77777777" w:rsidR="00710C38" w:rsidRDefault="00000000">
      <w:pPr>
        <w:pStyle w:val="Titolo2"/>
        <w:numPr>
          <w:ilvl w:val="1"/>
          <w:numId w:val="4"/>
        </w:numPr>
        <w:spacing w:after="320"/>
        <w:jc w:val="both"/>
        <w:rPr>
          <w:rFonts w:ascii="Rany" w:eastAsia="Rany" w:hAnsi="Rany" w:cs="Rany"/>
          <w:color w:val="292929"/>
          <w:sz w:val="20"/>
        </w:rPr>
      </w:pPr>
      <w:r>
        <w:rPr>
          <w:rFonts w:ascii="Rany" w:eastAsia="Rany" w:hAnsi="Rany" w:cs="Rany"/>
          <w:color w:val="292929"/>
          <w:sz w:val="20"/>
        </w:rPr>
        <w:t>“</w:t>
      </w:r>
      <w:r>
        <w:rPr>
          <w:rFonts w:ascii="Rany" w:eastAsia="Rany" w:hAnsi="Rany" w:cs="Rany"/>
          <w:color w:val="292929"/>
          <w:sz w:val="20"/>
          <w:u w:val="single"/>
        </w:rPr>
        <w:t>Term</w:t>
      </w:r>
      <w:r>
        <w:rPr>
          <w:rFonts w:ascii="Rany" w:eastAsia="Rany" w:hAnsi="Rany" w:cs="Rany"/>
          <w:color w:val="292929"/>
          <w:sz w:val="20"/>
        </w:rPr>
        <w:t xml:space="preserve">” has the meaning set forth in </w:t>
      </w:r>
      <w:r>
        <w:rPr>
          <w:rFonts w:ascii="Rany" w:eastAsia="Rany" w:hAnsi="Rany" w:cs="Rany"/>
          <w:i/>
          <w:color w:val="292929"/>
          <w:sz w:val="20"/>
        </w:rPr>
        <w:t>Section 4(a)</w:t>
      </w:r>
      <w:r>
        <w:rPr>
          <w:rFonts w:ascii="Rany" w:eastAsia="Rany" w:hAnsi="Rany" w:cs="Rany"/>
          <w:color w:val="292929"/>
          <w:sz w:val="20"/>
        </w:rPr>
        <w:t>.</w:t>
      </w:r>
    </w:p>
    <w:p w14:paraId="0000008C" w14:textId="77777777" w:rsidR="00710C38" w:rsidRDefault="00000000">
      <w:pPr>
        <w:pBdr>
          <w:top w:val="nil"/>
          <w:left w:val="nil"/>
          <w:bottom w:val="nil"/>
          <w:right w:val="nil"/>
          <w:between w:val="nil"/>
        </w:pBdr>
        <w:jc w:val="center"/>
        <w:rPr>
          <w:rFonts w:ascii="Rany" w:eastAsia="Rany" w:hAnsi="Rany" w:cs="Rany"/>
          <w:color w:val="292929"/>
          <w:sz w:val="20"/>
          <w:szCs w:val="20"/>
        </w:rPr>
      </w:pPr>
      <w:r>
        <w:rPr>
          <w:rFonts w:ascii="Rany" w:eastAsia="Rany" w:hAnsi="Rany" w:cs="Rany"/>
          <w:color w:val="292929"/>
          <w:sz w:val="20"/>
          <w:szCs w:val="20"/>
        </w:rPr>
        <w:t>[REMAINDER OF PAGE INTENTIONALLY LEFT BLANK]</w:t>
      </w:r>
    </w:p>
    <w:p w14:paraId="0000008D" w14:textId="77777777" w:rsidR="00710C38" w:rsidRDefault="00710C38">
      <w:pPr>
        <w:pBdr>
          <w:top w:val="nil"/>
          <w:left w:val="nil"/>
          <w:bottom w:val="nil"/>
          <w:right w:val="nil"/>
          <w:between w:val="nil"/>
        </w:pBdr>
        <w:ind w:firstLine="1440"/>
        <w:rPr>
          <w:rFonts w:ascii="Rany" w:eastAsia="Rany" w:hAnsi="Rany" w:cs="Rany"/>
          <w:color w:val="000000"/>
        </w:rPr>
      </w:pPr>
    </w:p>
    <w:p w14:paraId="0000008E" w14:textId="77777777" w:rsidR="00710C38" w:rsidRDefault="00710C38">
      <w:pPr>
        <w:pBdr>
          <w:top w:val="nil"/>
          <w:left w:val="nil"/>
          <w:bottom w:val="nil"/>
          <w:right w:val="nil"/>
          <w:between w:val="nil"/>
        </w:pBdr>
        <w:ind w:firstLine="1440"/>
        <w:rPr>
          <w:rFonts w:ascii="Rany" w:eastAsia="Rany" w:hAnsi="Rany" w:cs="Rany"/>
          <w:color w:val="000000"/>
        </w:rPr>
      </w:pPr>
    </w:p>
    <w:p w14:paraId="0000008F" w14:textId="77777777" w:rsidR="00710C38" w:rsidRDefault="00710C38">
      <w:pPr>
        <w:pBdr>
          <w:top w:val="nil"/>
          <w:left w:val="nil"/>
          <w:bottom w:val="nil"/>
          <w:right w:val="nil"/>
          <w:between w:val="nil"/>
        </w:pBdr>
        <w:rPr>
          <w:rFonts w:ascii="Rany" w:eastAsia="Rany" w:hAnsi="Rany" w:cs="Rany"/>
          <w:color w:val="000000"/>
        </w:rPr>
      </w:pPr>
    </w:p>
    <w:p w14:paraId="00000090" w14:textId="77777777" w:rsidR="00710C38" w:rsidRDefault="00710C38">
      <w:pPr>
        <w:pBdr>
          <w:top w:val="nil"/>
          <w:left w:val="nil"/>
          <w:bottom w:val="nil"/>
          <w:right w:val="nil"/>
          <w:between w:val="nil"/>
        </w:pBdr>
        <w:rPr>
          <w:rFonts w:ascii="Rany" w:eastAsia="Rany" w:hAnsi="Rany" w:cs="Rany"/>
          <w:color w:val="000000"/>
        </w:rPr>
      </w:pPr>
    </w:p>
    <w:p w14:paraId="00000091" w14:textId="77777777" w:rsidR="00710C38" w:rsidRDefault="00710C38">
      <w:pPr>
        <w:pBdr>
          <w:top w:val="nil"/>
          <w:left w:val="nil"/>
          <w:bottom w:val="nil"/>
          <w:right w:val="nil"/>
          <w:between w:val="nil"/>
        </w:pBdr>
        <w:rPr>
          <w:rFonts w:ascii="Rany" w:eastAsia="Rany" w:hAnsi="Rany" w:cs="Rany"/>
          <w:color w:val="000000"/>
        </w:rPr>
      </w:pPr>
    </w:p>
    <w:p w14:paraId="00000092" w14:textId="77777777" w:rsidR="00710C38" w:rsidRDefault="00710C38">
      <w:pPr>
        <w:pBdr>
          <w:top w:val="nil"/>
          <w:left w:val="nil"/>
          <w:bottom w:val="nil"/>
          <w:right w:val="nil"/>
          <w:between w:val="nil"/>
        </w:pBdr>
        <w:rPr>
          <w:rFonts w:ascii="Rany" w:eastAsia="Rany" w:hAnsi="Rany" w:cs="Rany"/>
          <w:color w:val="000000"/>
        </w:rPr>
      </w:pPr>
    </w:p>
    <w:p w14:paraId="00000093" w14:textId="77777777" w:rsidR="00710C38" w:rsidRDefault="00710C38">
      <w:pPr>
        <w:pBdr>
          <w:top w:val="nil"/>
          <w:left w:val="nil"/>
          <w:bottom w:val="nil"/>
          <w:right w:val="nil"/>
          <w:between w:val="nil"/>
        </w:pBdr>
        <w:rPr>
          <w:rFonts w:ascii="Rany" w:eastAsia="Rany" w:hAnsi="Rany" w:cs="Rany"/>
          <w:color w:val="000000"/>
        </w:rPr>
      </w:pPr>
    </w:p>
    <w:p w14:paraId="00000094" w14:textId="77777777" w:rsidR="00710C38" w:rsidRDefault="00710C38">
      <w:pPr>
        <w:pBdr>
          <w:top w:val="nil"/>
          <w:left w:val="nil"/>
          <w:bottom w:val="nil"/>
          <w:right w:val="nil"/>
          <w:between w:val="nil"/>
        </w:pBdr>
        <w:rPr>
          <w:rFonts w:ascii="Rany" w:eastAsia="Rany" w:hAnsi="Rany" w:cs="Rany"/>
          <w:color w:val="000000"/>
        </w:rPr>
      </w:pPr>
    </w:p>
    <w:p w14:paraId="00000095" w14:textId="77777777" w:rsidR="00710C38" w:rsidRDefault="00710C38">
      <w:pPr>
        <w:pBdr>
          <w:top w:val="nil"/>
          <w:left w:val="nil"/>
          <w:bottom w:val="nil"/>
          <w:right w:val="nil"/>
          <w:between w:val="nil"/>
        </w:pBdr>
        <w:rPr>
          <w:rFonts w:ascii="Rany" w:eastAsia="Rany" w:hAnsi="Rany" w:cs="Rany"/>
          <w:color w:val="000000"/>
        </w:rPr>
      </w:pPr>
    </w:p>
    <w:p w14:paraId="00000096" w14:textId="77777777" w:rsidR="00710C38" w:rsidRDefault="00710C38">
      <w:pPr>
        <w:pBdr>
          <w:top w:val="nil"/>
          <w:left w:val="nil"/>
          <w:bottom w:val="nil"/>
          <w:right w:val="nil"/>
          <w:between w:val="nil"/>
        </w:pBdr>
        <w:rPr>
          <w:rFonts w:ascii="Rany" w:eastAsia="Rany" w:hAnsi="Rany" w:cs="Rany"/>
          <w:color w:val="000000"/>
        </w:rPr>
      </w:pPr>
    </w:p>
    <w:p w14:paraId="00000097" w14:textId="77777777" w:rsidR="00710C38" w:rsidRDefault="00710C38">
      <w:pPr>
        <w:pBdr>
          <w:top w:val="nil"/>
          <w:left w:val="nil"/>
          <w:bottom w:val="nil"/>
          <w:right w:val="nil"/>
          <w:between w:val="nil"/>
        </w:pBdr>
        <w:rPr>
          <w:rFonts w:ascii="Rany" w:eastAsia="Rany" w:hAnsi="Rany" w:cs="Rany"/>
          <w:color w:val="000000"/>
        </w:rPr>
      </w:pPr>
    </w:p>
    <w:p w14:paraId="00000098" w14:textId="77777777" w:rsidR="00710C38" w:rsidRDefault="00710C38">
      <w:pPr>
        <w:pBdr>
          <w:top w:val="nil"/>
          <w:left w:val="nil"/>
          <w:bottom w:val="nil"/>
          <w:right w:val="nil"/>
          <w:between w:val="nil"/>
        </w:pBdr>
        <w:rPr>
          <w:rFonts w:ascii="Rany" w:eastAsia="Rany" w:hAnsi="Rany" w:cs="Rany"/>
          <w:color w:val="000000"/>
        </w:rPr>
      </w:pPr>
    </w:p>
    <w:p w14:paraId="00000099" w14:textId="77777777" w:rsidR="00710C38" w:rsidRDefault="00710C38">
      <w:pPr>
        <w:pBdr>
          <w:top w:val="nil"/>
          <w:left w:val="nil"/>
          <w:bottom w:val="nil"/>
          <w:right w:val="nil"/>
          <w:between w:val="nil"/>
        </w:pBdr>
        <w:rPr>
          <w:rFonts w:ascii="Rany" w:eastAsia="Rany" w:hAnsi="Rany" w:cs="Rany"/>
          <w:color w:val="000000"/>
        </w:rPr>
      </w:pPr>
    </w:p>
    <w:p w14:paraId="0000009A" w14:textId="77777777" w:rsidR="00710C38" w:rsidRDefault="00710C38">
      <w:pPr>
        <w:pBdr>
          <w:top w:val="nil"/>
          <w:left w:val="nil"/>
          <w:bottom w:val="nil"/>
          <w:right w:val="nil"/>
          <w:between w:val="nil"/>
        </w:pBdr>
        <w:rPr>
          <w:rFonts w:ascii="Rany" w:eastAsia="Rany" w:hAnsi="Rany" w:cs="Rany"/>
          <w:color w:val="000000"/>
        </w:rPr>
      </w:pPr>
    </w:p>
    <w:p w14:paraId="0000009B" w14:textId="77777777" w:rsidR="00710C38" w:rsidRDefault="00710C38">
      <w:pPr>
        <w:pBdr>
          <w:top w:val="nil"/>
          <w:left w:val="nil"/>
          <w:bottom w:val="nil"/>
          <w:right w:val="nil"/>
          <w:between w:val="nil"/>
        </w:pBdr>
        <w:rPr>
          <w:rFonts w:ascii="Rany" w:eastAsia="Rany" w:hAnsi="Rany" w:cs="Rany"/>
          <w:color w:val="000000"/>
        </w:rPr>
      </w:pPr>
    </w:p>
    <w:p w14:paraId="0000009C" w14:textId="77777777" w:rsidR="00710C38" w:rsidRDefault="00710C38">
      <w:pPr>
        <w:pBdr>
          <w:top w:val="nil"/>
          <w:left w:val="nil"/>
          <w:bottom w:val="nil"/>
          <w:right w:val="nil"/>
          <w:between w:val="nil"/>
        </w:pBdr>
        <w:rPr>
          <w:rFonts w:ascii="Rany" w:eastAsia="Rany" w:hAnsi="Rany" w:cs="Rany"/>
          <w:color w:val="000000"/>
        </w:rPr>
      </w:pPr>
    </w:p>
    <w:p w14:paraId="1FC2D7C1" w14:textId="77777777" w:rsidR="00454D3A" w:rsidRDefault="00454D3A">
      <w:pPr>
        <w:pBdr>
          <w:top w:val="nil"/>
          <w:left w:val="nil"/>
          <w:bottom w:val="nil"/>
          <w:right w:val="nil"/>
          <w:between w:val="nil"/>
        </w:pBdr>
        <w:rPr>
          <w:rFonts w:ascii="Rany" w:eastAsia="Rany" w:hAnsi="Rany" w:cs="Rany"/>
          <w:color w:val="000000"/>
        </w:rPr>
      </w:pPr>
    </w:p>
    <w:p w14:paraId="0000009D" w14:textId="77777777" w:rsidR="00710C38" w:rsidRDefault="00710C38">
      <w:pPr>
        <w:pBdr>
          <w:top w:val="nil"/>
          <w:left w:val="nil"/>
          <w:bottom w:val="nil"/>
          <w:right w:val="nil"/>
          <w:between w:val="nil"/>
        </w:pBdr>
        <w:rPr>
          <w:rFonts w:ascii="Rany" w:eastAsia="Rany" w:hAnsi="Rany" w:cs="Rany"/>
          <w:color w:val="000000"/>
        </w:rPr>
      </w:pPr>
    </w:p>
    <w:p w14:paraId="0000009E" w14:textId="77777777" w:rsidR="00710C38" w:rsidRDefault="00000000">
      <w:pPr>
        <w:pStyle w:val="Titolo1"/>
        <w:spacing w:after="320"/>
        <w:jc w:val="center"/>
        <w:rPr>
          <w:rFonts w:ascii="Rany" w:eastAsia="Rany" w:hAnsi="Rany" w:cs="Rany"/>
          <w:b/>
          <w:color w:val="292929"/>
          <w:sz w:val="20"/>
        </w:rPr>
      </w:pPr>
      <w:r>
        <w:rPr>
          <w:rFonts w:ascii="Rany" w:eastAsia="Rany" w:hAnsi="Rany" w:cs="Rany"/>
          <w:b/>
          <w:color w:val="292929"/>
          <w:sz w:val="20"/>
        </w:rPr>
        <w:lastRenderedPageBreak/>
        <w:t>SCHEDULE II</w:t>
      </w:r>
    </w:p>
    <w:p w14:paraId="0000009F" w14:textId="77777777" w:rsidR="00710C38" w:rsidRDefault="00000000">
      <w:pPr>
        <w:pStyle w:val="Titolo1"/>
        <w:spacing w:after="320"/>
        <w:jc w:val="center"/>
        <w:rPr>
          <w:rFonts w:ascii="Rany" w:eastAsia="Rany" w:hAnsi="Rany" w:cs="Rany"/>
          <w:b/>
          <w:color w:val="292929"/>
          <w:sz w:val="20"/>
          <w:u w:val="single"/>
        </w:rPr>
      </w:pPr>
      <w:r>
        <w:rPr>
          <w:rFonts w:ascii="Rany" w:eastAsia="Rany" w:hAnsi="Rany" w:cs="Rany"/>
          <w:b/>
          <w:color w:val="292929"/>
          <w:sz w:val="20"/>
          <w:u w:val="single"/>
        </w:rPr>
        <w:t>General Provisions</w:t>
      </w:r>
    </w:p>
    <w:p w14:paraId="000000A0" w14:textId="77777777" w:rsidR="00710C38" w:rsidRDefault="00000000">
      <w:pPr>
        <w:pStyle w:val="Titolo2"/>
        <w:numPr>
          <w:ilvl w:val="1"/>
          <w:numId w:val="2"/>
        </w:numPr>
        <w:jc w:val="both"/>
        <w:rPr>
          <w:rFonts w:ascii="Rany" w:eastAsia="Rany" w:hAnsi="Rany" w:cs="Rany"/>
          <w:color w:val="292929"/>
          <w:sz w:val="20"/>
          <w:u w:val="single"/>
        </w:rPr>
      </w:pPr>
      <w:r>
        <w:rPr>
          <w:rFonts w:ascii="Rany" w:eastAsia="Rany" w:hAnsi="Rany" w:cs="Rany"/>
          <w:color w:val="292929"/>
          <w:sz w:val="20"/>
          <w:u w:val="single"/>
        </w:rPr>
        <w:t>Advice of Counsel.</w:t>
      </w:r>
      <w:r>
        <w:rPr>
          <w:rFonts w:ascii="Rany" w:eastAsia="Rany" w:hAnsi="Rany" w:cs="Rany"/>
          <w:color w:val="292929"/>
          <w:sz w:val="20"/>
        </w:rPr>
        <w:t xml:space="preserve"> Each of the Parties hereto acknowledges that it has been represented by counsel of its choice throughout all negotiations that have preceded the execution of this Agreement, and that it has executed the same with the advice of said independent counsel. Each of the Parties acknowledges that the Agreement, </w:t>
      </w:r>
      <w:r>
        <w:rPr>
          <w:rFonts w:ascii="Rany" w:eastAsia="Rany" w:hAnsi="Rany" w:cs="Rany"/>
          <w:i/>
          <w:color w:val="292929"/>
          <w:sz w:val="20"/>
        </w:rPr>
        <w:t>Schedule I</w:t>
      </w:r>
      <w:r>
        <w:rPr>
          <w:rFonts w:ascii="Rany" w:eastAsia="Rany" w:hAnsi="Rany" w:cs="Rany"/>
          <w:color w:val="292929"/>
          <w:sz w:val="20"/>
        </w:rPr>
        <w:t xml:space="preserve">, </w:t>
      </w:r>
      <w:r>
        <w:rPr>
          <w:rFonts w:ascii="Rany" w:eastAsia="Rany" w:hAnsi="Rany" w:cs="Rany"/>
          <w:i/>
          <w:color w:val="292929"/>
          <w:sz w:val="20"/>
        </w:rPr>
        <w:t>Schedule II</w:t>
      </w:r>
      <w:r>
        <w:rPr>
          <w:rFonts w:ascii="Rany" w:eastAsia="Rany" w:hAnsi="Rany" w:cs="Rany"/>
          <w:color w:val="292929"/>
          <w:sz w:val="20"/>
        </w:rPr>
        <w:t xml:space="preserve">, and </w:t>
      </w:r>
      <w:r>
        <w:rPr>
          <w:rFonts w:ascii="Rany" w:eastAsia="Rany" w:hAnsi="Rany" w:cs="Rany"/>
          <w:i/>
          <w:color w:val="292929"/>
          <w:sz w:val="20"/>
        </w:rPr>
        <w:t>Exhibit A</w:t>
      </w:r>
      <w:r>
        <w:rPr>
          <w:rFonts w:ascii="Rany" w:eastAsia="Rany" w:hAnsi="Rany" w:cs="Rany"/>
          <w:color w:val="292929"/>
          <w:sz w:val="20"/>
        </w:rPr>
        <w:t xml:space="preserve"> have been negotiated at arm's length and that each Party has materially and substantially contributed to their preparation, review and final terms and, therefore, any controversy over interpretation of this Agreement shall be decided without regards to events of drafting or preparation in accordance with the plain meaning of its terms and not strictly for or against any of the Parties hereto.</w:t>
      </w:r>
    </w:p>
    <w:p w14:paraId="000000A1" w14:textId="77777777" w:rsidR="00710C38" w:rsidRDefault="00000000">
      <w:pPr>
        <w:pStyle w:val="Titolo2"/>
        <w:numPr>
          <w:ilvl w:val="1"/>
          <w:numId w:val="2"/>
        </w:numPr>
        <w:spacing w:after="320"/>
        <w:jc w:val="both"/>
        <w:rPr>
          <w:rFonts w:ascii="Rany" w:eastAsia="Rany" w:hAnsi="Rany" w:cs="Rany"/>
          <w:color w:val="292929"/>
          <w:sz w:val="20"/>
          <w:u w:val="single"/>
        </w:rPr>
      </w:pPr>
      <w:r>
        <w:rPr>
          <w:rFonts w:ascii="Rany" w:eastAsia="Rany" w:hAnsi="Rany" w:cs="Rany"/>
          <w:color w:val="292929"/>
          <w:sz w:val="20"/>
          <w:u w:val="single"/>
        </w:rPr>
        <w:t>Authorization.</w:t>
      </w:r>
      <w:r>
        <w:rPr>
          <w:rFonts w:ascii="Rany" w:eastAsia="Rany" w:hAnsi="Rany" w:cs="Rany"/>
          <w:color w:val="292929"/>
          <w:sz w:val="20"/>
        </w:rPr>
        <w:t xml:space="preserve"> Each Party acknowledges that the execution of this Agreement and all other documents of even date has been duly authorized.</w:t>
      </w:r>
    </w:p>
    <w:p w14:paraId="000000A2" w14:textId="77777777" w:rsidR="00710C38" w:rsidRDefault="00000000">
      <w:pPr>
        <w:pStyle w:val="Titolo2"/>
        <w:numPr>
          <w:ilvl w:val="1"/>
          <w:numId w:val="2"/>
        </w:numPr>
        <w:spacing w:after="320"/>
        <w:jc w:val="both"/>
        <w:rPr>
          <w:rFonts w:ascii="Rany" w:eastAsia="Rany" w:hAnsi="Rany" w:cs="Rany"/>
          <w:color w:val="292929"/>
          <w:sz w:val="20"/>
          <w:u w:val="single"/>
        </w:rPr>
      </w:pPr>
      <w:r>
        <w:rPr>
          <w:rFonts w:ascii="Rany" w:eastAsia="Rany" w:hAnsi="Rany" w:cs="Rany"/>
          <w:color w:val="292929"/>
          <w:sz w:val="20"/>
          <w:u w:val="single"/>
        </w:rPr>
        <w:t>Counterparts.</w:t>
      </w:r>
      <w:r>
        <w:rPr>
          <w:rFonts w:ascii="Rany" w:eastAsia="Rany" w:hAnsi="Rany" w:cs="Rany"/>
          <w:color w:val="292929"/>
          <w:sz w:val="20"/>
        </w:rPr>
        <w:t xml:space="preserve"> This Agreement may be executed in one or more counterparts, each of which shall be considered one and the same agreement and shall become effective when one or more counterparts have been signed by each of the Parties hereto and delivered to the other Party. The execution of this Agreement may be by actual, facsimile or e-mail signature.</w:t>
      </w:r>
    </w:p>
    <w:p w14:paraId="72B80867" w14:textId="77777777" w:rsidR="00454D3A" w:rsidRDefault="00000000" w:rsidP="00454D3A">
      <w:pPr>
        <w:pStyle w:val="Titolo2"/>
        <w:numPr>
          <w:ilvl w:val="1"/>
          <w:numId w:val="2"/>
        </w:numPr>
        <w:spacing w:after="320"/>
        <w:jc w:val="both"/>
        <w:rPr>
          <w:rFonts w:ascii="Rany" w:eastAsia="Rany" w:hAnsi="Rany" w:cs="Rany"/>
          <w:color w:val="292929"/>
          <w:sz w:val="20"/>
        </w:rPr>
      </w:pPr>
      <w:r>
        <w:rPr>
          <w:rFonts w:ascii="Rany" w:eastAsia="Rany" w:hAnsi="Rany" w:cs="Rany"/>
          <w:color w:val="292929"/>
          <w:sz w:val="20"/>
          <w:u w:val="single"/>
        </w:rPr>
        <w:t>Entire Agreement.</w:t>
      </w:r>
      <w:r>
        <w:rPr>
          <w:rFonts w:ascii="Rany" w:eastAsia="Rany" w:hAnsi="Rany" w:cs="Rany"/>
          <w:color w:val="292929"/>
          <w:sz w:val="20"/>
        </w:rPr>
        <w:t xml:space="preserve"> This Agreement is the entire agreement of the Parties with regard to the matters addressed herein, and supersedes all prior negotiations, preliminary agreements, and all prior and contemporaneous discussions and understandings of the signatories in connection with the subject matter hereof.</w:t>
      </w:r>
    </w:p>
    <w:p w14:paraId="3E7A824B" w14:textId="77777777" w:rsidR="00454D3A" w:rsidRDefault="00000000" w:rsidP="00454D3A">
      <w:pPr>
        <w:pStyle w:val="Titolo2"/>
        <w:numPr>
          <w:ilvl w:val="1"/>
          <w:numId w:val="2"/>
        </w:numPr>
        <w:spacing w:after="320"/>
        <w:jc w:val="both"/>
        <w:rPr>
          <w:rFonts w:ascii="Rany" w:eastAsia="Rany" w:hAnsi="Rany" w:cs="Rany"/>
          <w:color w:val="292929"/>
          <w:sz w:val="20"/>
        </w:rPr>
      </w:pPr>
      <w:r w:rsidRPr="00454D3A">
        <w:rPr>
          <w:rFonts w:ascii="Rany" w:eastAsia="Rany" w:hAnsi="Rany" w:cs="Rany"/>
          <w:color w:val="292929"/>
          <w:sz w:val="20"/>
          <w:u w:val="single"/>
        </w:rPr>
        <w:t>Modifications in Writing Only.</w:t>
      </w:r>
      <w:r w:rsidRPr="00454D3A">
        <w:rPr>
          <w:rFonts w:ascii="Rany" w:eastAsia="Rany" w:hAnsi="Rany" w:cs="Rany"/>
          <w:color w:val="292929"/>
          <w:sz w:val="20"/>
        </w:rPr>
        <w:t xml:space="preserve"> No provision of the Agreement may be amended or modified, orally or otherwise, except by a writing signed by the Party against which the modification or amendment is sought to be enforced.</w:t>
      </w:r>
    </w:p>
    <w:p w14:paraId="4661751F" w14:textId="77777777" w:rsidR="00454D3A" w:rsidRDefault="00000000" w:rsidP="00454D3A">
      <w:pPr>
        <w:pStyle w:val="Titolo2"/>
        <w:numPr>
          <w:ilvl w:val="1"/>
          <w:numId w:val="2"/>
        </w:numPr>
        <w:spacing w:after="320"/>
        <w:jc w:val="both"/>
        <w:rPr>
          <w:rFonts w:ascii="Rany" w:eastAsia="Rany" w:hAnsi="Rany" w:cs="Rany"/>
          <w:color w:val="292929"/>
          <w:sz w:val="20"/>
        </w:rPr>
      </w:pPr>
      <w:r w:rsidRPr="00454D3A">
        <w:rPr>
          <w:rFonts w:ascii="Rany" w:eastAsia="Rany" w:hAnsi="Rany" w:cs="Rany"/>
          <w:color w:val="292929"/>
          <w:sz w:val="20"/>
          <w:u w:val="single"/>
        </w:rPr>
        <w:t>Non-Exclusive Remedies.</w:t>
      </w:r>
      <w:r w:rsidRPr="00454D3A">
        <w:rPr>
          <w:rFonts w:ascii="Rany" w:eastAsia="Rany" w:hAnsi="Rany" w:cs="Rany"/>
          <w:color w:val="292929"/>
          <w:sz w:val="20"/>
        </w:rPr>
        <w:t xml:space="preserve"> Unless otherwise specifically provided hereunder or by operation of law, the remedies of each Party provided in this Agreement shall not be exclusive, but shall be cumulative and shall be in addition to all other remedies in favor of each Party.</w:t>
      </w:r>
    </w:p>
    <w:p w14:paraId="5D9D53D2" w14:textId="77777777" w:rsidR="00454D3A" w:rsidRDefault="00000000" w:rsidP="00454D3A">
      <w:pPr>
        <w:pStyle w:val="Titolo2"/>
        <w:numPr>
          <w:ilvl w:val="1"/>
          <w:numId w:val="2"/>
        </w:numPr>
        <w:spacing w:after="320"/>
        <w:jc w:val="both"/>
        <w:rPr>
          <w:rFonts w:ascii="Rany" w:eastAsia="Rany" w:hAnsi="Rany" w:cs="Rany"/>
          <w:color w:val="292929"/>
          <w:sz w:val="20"/>
        </w:rPr>
      </w:pPr>
      <w:r w:rsidRPr="00454D3A">
        <w:rPr>
          <w:rFonts w:ascii="Rany" w:eastAsia="Rany" w:hAnsi="Rany" w:cs="Rany"/>
          <w:color w:val="292929"/>
          <w:sz w:val="20"/>
          <w:u w:val="single"/>
        </w:rPr>
        <w:t>No Assignment</w:t>
      </w:r>
      <w:r w:rsidRPr="00454D3A">
        <w:rPr>
          <w:rFonts w:ascii="Rany" w:eastAsia="Rany" w:hAnsi="Rany" w:cs="Rany"/>
          <w:color w:val="292929"/>
          <w:sz w:val="20"/>
        </w:rPr>
        <w:t xml:space="preserve">. Each Party agrees that it will not assign, delegate or otherwise transfer, in whole or in part, directly or indirectly whether voluntarily, involuntarily, or by operation of law, any rights or obligations under the Agreement. Any purported assignment, transfer or delegation in violation hereof shall be null and void. Subject to the foregoing limits on assignment, the Agreement shall be binding upon and inure to the benefit of the Parties and their respective heirs, executors, administrators and permitted successors and assigns. </w:t>
      </w:r>
    </w:p>
    <w:p w14:paraId="5666661A" w14:textId="77777777" w:rsidR="00454D3A" w:rsidRDefault="00000000" w:rsidP="00454D3A">
      <w:pPr>
        <w:pStyle w:val="Titolo2"/>
        <w:numPr>
          <w:ilvl w:val="1"/>
          <w:numId w:val="2"/>
        </w:numPr>
        <w:spacing w:after="320"/>
        <w:jc w:val="both"/>
        <w:rPr>
          <w:rFonts w:ascii="Rany" w:eastAsia="Rany" w:hAnsi="Rany" w:cs="Rany"/>
          <w:color w:val="292929"/>
          <w:sz w:val="20"/>
        </w:rPr>
      </w:pPr>
      <w:r w:rsidRPr="00454D3A">
        <w:rPr>
          <w:rFonts w:ascii="Rany" w:eastAsia="Rany" w:hAnsi="Rany" w:cs="Rany"/>
          <w:color w:val="292929"/>
          <w:sz w:val="20"/>
          <w:u w:val="single"/>
        </w:rPr>
        <w:t>No Waiver.</w:t>
      </w:r>
      <w:r w:rsidRPr="00454D3A">
        <w:rPr>
          <w:rFonts w:ascii="Rany" w:eastAsia="Rany" w:hAnsi="Rany" w:cs="Rany"/>
          <w:color w:val="292929"/>
          <w:sz w:val="20"/>
        </w:rPr>
        <w:t xml:space="preserve"> Failure of any Party to this Agreement to object to or take affirmative action with respect to any conduct of the other that violates the terms hereof, shall not be construed as a waiver thereof or of any future breach or subsequent misconduct.</w:t>
      </w:r>
    </w:p>
    <w:p w14:paraId="67E7FD35" w14:textId="77777777" w:rsidR="00454D3A" w:rsidRDefault="00000000" w:rsidP="00454D3A">
      <w:pPr>
        <w:pStyle w:val="Titolo2"/>
        <w:numPr>
          <w:ilvl w:val="1"/>
          <w:numId w:val="2"/>
        </w:numPr>
        <w:spacing w:after="320"/>
        <w:jc w:val="both"/>
        <w:rPr>
          <w:rFonts w:ascii="Rany" w:eastAsia="Rany" w:hAnsi="Rany" w:cs="Rany"/>
          <w:color w:val="292929"/>
          <w:sz w:val="20"/>
        </w:rPr>
      </w:pPr>
      <w:r w:rsidRPr="00454D3A">
        <w:rPr>
          <w:rFonts w:ascii="Rany" w:eastAsia="Rany" w:hAnsi="Rany" w:cs="Rany"/>
          <w:color w:val="292929"/>
          <w:sz w:val="20"/>
          <w:u w:val="single"/>
        </w:rPr>
        <w:t>Severability.</w:t>
      </w:r>
      <w:r w:rsidRPr="00454D3A">
        <w:rPr>
          <w:rFonts w:ascii="Rany" w:eastAsia="Rany" w:hAnsi="Rany" w:cs="Rany"/>
          <w:color w:val="292929"/>
          <w:sz w:val="20"/>
        </w:rPr>
        <w:t xml:space="preserve"> The terms of this Agreement are severable such that, if any term or provision is declared by a court of competent jurisdiction to be illegal, void or unenforceable, the remainder of the provisions shall continue to be valid and enforceable.</w:t>
      </w:r>
    </w:p>
    <w:p w14:paraId="000000A9" w14:textId="3416C09C" w:rsidR="00710C38" w:rsidRPr="00454D3A" w:rsidRDefault="00000000" w:rsidP="00454D3A">
      <w:pPr>
        <w:pStyle w:val="Titolo2"/>
        <w:numPr>
          <w:ilvl w:val="1"/>
          <w:numId w:val="2"/>
        </w:numPr>
        <w:spacing w:after="320"/>
        <w:jc w:val="both"/>
        <w:rPr>
          <w:rFonts w:ascii="Rany" w:eastAsia="Rany" w:hAnsi="Rany" w:cs="Rany"/>
          <w:color w:val="292929"/>
          <w:sz w:val="20"/>
        </w:rPr>
      </w:pPr>
      <w:r w:rsidRPr="00454D3A">
        <w:rPr>
          <w:rFonts w:ascii="Rany" w:eastAsia="Rany" w:hAnsi="Rany" w:cs="Rany"/>
          <w:color w:val="292929"/>
          <w:sz w:val="20"/>
          <w:u w:val="single"/>
        </w:rPr>
        <w:t>Survival.</w:t>
      </w:r>
      <w:r w:rsidRPr="00454D3A">
        <w:rPr>
          <w:rFonts w:ascii="Rany" w:eastAsia="Rany" w:hAnsi="Rany" w:cs="Rany"/>
          <w:color w:val="292929"/>
          <w:sz w:val="20"/>
        </w:rPr>
        <w:t xml:space="preserve"> Without limiting survival provisions which would otherwise be implied or construed under applicable law, </w:t>
      </w:r>
      <w:r w:rsidRPr="00454D3A">
        <w:rPr>
          <w:rFonts w:ascii="Rany" w:eastAsia="Rany" w:hAnsi="Rany" w:cs="Rany"/>
          <w:i/>
          <w:color w:val="292929"/>
          <w:sz w:val="20"/>
        </w:rPr>
        <w:t>Articles 8</w:t>
      </w:r>
      <w:r w:rsidRPr="00454D3A">
        <w:rPr>
          <w:rFonts w:ascii="Rany" w:eastAsia="Rany" w:hAnsi="Rany" w:cs="Rany"/>
          <w:color w:val="292929"/>
          <w:sz w:val="20"/>
        </w:rPr>
        <w:t xml:space="preserve">, </w:t>
      </w:r>
      <w:r w:rsidRPr="00454D3A">
        <w:rPr>
          <w:rFonts w:ascii="Rany" w:eastAsia="Rany" w:hAnsi="Rany" w:cs="Rany"/>
          <w:i/>
          <w:color w:val="292929"/>
          <w:sz w:val="20"/>
        </w:rPr>
        <w:t>9</w:t>
      </w:r>
      <w:r w:rsidRPr="00454D3A">
        <w:rPr>
          <w:rFonts w:ascii="Rany" w:eastAsia="Rany" w:hAnsi="Rany" w:cs="Rany"/>
          <w:color w:val="292929"/>
          <w:sz w:val="20"/>
        </w:rPr>
        <w:t xml:space="preserve">, </w:t>
      </w:r>
      <w:r w:rsidRPr="00454D3A">
        <w:rPr>
          <w:rFonts w:ascii="Rany" w:eastAsia="Rany" w:hAnsi="Rany" w:cs="Rany"/>
          <w:i/>
          <w:color w:val="292929"/>
          <w:sz w:val="20"/>
        </w:rPr>
        <w:t>10, 11</w:t>
      </w:r>
      <w:r w:rsidRPr="00454D3A">
        <w:rPr>
          <w:rFonts w:ascii="Rany" w:eastAsia="Rany" w:hAnsi="Rany" w:cs="Rany"/>
          <w:color w:val="292929"/>
          <w:sz w:val="20"/>
        </w:rPr>
        <w:t xml:space="preserve"> and </w:t>
      </w:r>
      <w:r w:rsidRPr="00454D3A">
        <w:rPr>
          <w:rFonts w:ascii="Rany" w:eastAsia="Rany" w:hAnsi="Rany" w:cs="Rany"/>
          <w:i/>
          <w:color w:val="292929"/>
          <w:sz w:val="20"/>
        </w:rPr>
        <w:t xml:space="preserve">12 </w:t>
      </w:r>
      <w:r w:rsidRPr="00454D3A">
        <w:rPr>
          <w:rFonts w:ascii="Rany" w:eastAsia="Rany" w:hAnsi="Rany" w:cs="Rany"/>
          <w:color w:val="292929"/>
          <w:sz w:val="20"/>
        </w:rPr>
        <w:t>shall indefinitely survive any termination or expiration of this Agreement. Except as expressly set forth above, all other terms and conditions of this Agreement shall terminate and have no further force or effect upon any termination or expiration of this Agreement.</w:t>
      </w:r>
    </w:p>
    <w:p w14:paraId="000000AA" w14:textId="77777777" w:rsidR="00710C38" w:rsidRDefault="00710C38">
      <w:pPr>
        <w:pBdr>
          <w:top w:val="nil"/>
          <w:left w:val="nil"/>
          <w:bottom w:val="nil"/>
          <w:right w:val="nil"/>
          <w:between w:val="nil"/>
        </w:pBdr>
        <w:rPr>
          <w:rFonts w:ascii="Rany" w:eastAsia="Rany" w:hAnsi="Rany" w:cs="Rany"/>
          <w:color w:val="000000"/>
        </w:rPr>
      </w:pPr>
    </w:p>
    <w:p w14:paraId="000000AB" w14:textId="77777777" w:rsidR="00710C38" w:rsidRDefault="00000000">
      <w:pPr>
        <w:pStyle w:val="Titolo1"/>
        <w:spacing w:after="320"/>
        <w:jc w:val="center"/>
        <w:rPr>
          <w:rFonts w:ascii="Rany" w:eastAsia="Rany" w:hAnsi="Rany" w:cs="Rany"/>
          <w:b/>
          <w:color w:val="292929"/>
          <w:sz w:val="20"/>
        </w:rPr>
      </w:pPr>
      <w:r>
        <w:rPr>
          <w:rFonts w:ascii="Rany" w:eastAsia="Rany" w:hAnsi="Rany" w:cs="Rany"/>
          <w:b/>
          <w:color w:val="292929"/>
          <w:sz w:val="20"/>
        </w:rPr>
        <w:lastRenderedPageBreak/>
        <w:t>EXHIBIT A</w:t>
      </w:r>
    </w:p>
    <w:p w14:paraId="000000AC" w14:textId="77777777" w:rsidR="00710C38" w:rsidRDefault="00000000">
      <w:pPr>
        <w:keepNext/>
        <w:spacing w:after="320"/>
        <w:jc w:val="center"/>
        <w:rPr>
          <w:rFonts w:ascii="Rany" w:eastAsia="Rany" w:hAnsi="Rany" w:cs="Rany"/>
          <w:b/>
          <w:color w:val="292929"/>
          <w:sz w:val="20"/>
          <w:szCs w:val="20"/>
          <w:u w:val="single"/>
        </w:rPr>
      </w:pPr>
      <w:r>
        <w:rPr>
          <w:rFonts w:ascii="Rany" w:eastAsia="Rany" w:hAnsi="Rany" w:cs="Rany"/>
          <w:b/>
          <w:color w:val="292929"/>
          <w:sz w:val="20"/>
          <w:szCs w:val="20"/>
          <w:u w:val="single"/>
        </w:rPr>
        <w:t>List of Services</w:t>
      </w:r>
    </w:p>
    <w:p w14:paraId="000000AD" w14:textId="77777777" w:rsidR="00710C38" w:rsidRDefault="00000000">
      <w:pPr>
        <w:spacing w:after="320"/>
        <w:jc w:val="both"/>
        <w:rPr>
          <w:rFonts w:ascii="Rany" w:eastAsia="Rany" w:hAnsi="Rany" w:cs="Rany"/>
          <w:color w:val="292929"/>
          <w:sz w:val="20"/>
          <w:szCs w:val="20"/>
        </w:rPr>
      </w:pPr>
      <w:r>
        <w:rPr>
          <w:rFonts w:ascii="Rany" w:eastAsia="Rany" w:hAnsi="Rany" w:cs="Rany"/>
          <w:color w:val="292929"/>
          <w:sz w:val="20"/>
          <w:szCs w:val="20"/>
        </w:rPr>
        <w:t xml:space="preserve">Pursuant to </w:t>
      </w:r>
      <w:r>
        <w:rPr>
          <w:rFonts w:ascii="Rany" w:eastAsia="Rany" w:hAnsi="Rany" w:cs="Rany"/>
          <w:i/>
          <w:color w:val="292929"/>
          <w:sz w:val="20"/>
          <w:szCs w:val="20"/>
        </w:rPr>
        <w:t>Section 2(a)</w:t>
      </w:r>
      <w:r>
        <w:rPr>
          <w:rFonts w:ascii="Rany" w:eastAsia="Rany" w:hAnsi="Rany" w:cs="Rany"/>
          <w:color w:val="292929"/>
          <w:sz w:val="20"/>
          <w:szCs w:val="20"/>
        </w:rPr>
        <w:t xml:space="preserve"> of this Agreement, Independent Contractor agrees to perform the following Services:</w:t>
      </w:r>
    </w:p>
    <w:p w14:paraId="000000AE" w14:textId="77777777" w:rsidR="00710C38" w:rsidRDefault="00000000">
      <w:pPr>
        <w:numPr>
          <w:ilvl w:val="0"/>
          <w:numId w:val="3"/>
        </w:numPr>
        <w:pBdr>
          <w:top w:val="nil"/>
          <w:left w:val="nil"/>
          <w:bottom w:val="nil"/>
          <w:right w:val="nil"/>
          <w:between w:val="nil"/>
        </w:pBdr>
        <w:shd w:val="clear" w:color="auto" w:fill="FFFFFF"/>
        <w:spacing w:after="40"/>
        <w:jc w:val="both"/>
        <w:rPr>
          <w:rFonts w:ascii="Rany" w:eastAsia="Rany" w:hAnsi="Rany" w:cs="Rany"/>
          <w:color w:val="292929"/>
          <w:sz w:val="20"/>
          <w:szCs w:val="20"/>
        </w:rPr>
      </w:pPr>
      <w:r>
        <w:rPr>
          <w:rFonts w:ascii="Rany" w:eastAsia="Rany" w:hAnsi="Rany" w:cs="Rany"/>
          <w:color w:val="292929"/>
          <w:sz w:val="20"/>
          <w:szCs w:val="20"/>
          <w:highlight w:val="yellow"/>
        </w:rPr>
        <w:t>[</w:t>
      </w:r>
      <w:r>
        <w:rPr>
          <w:rFonts w:ascii="Courier New" w:eastAsia="Courier New" w:hAnsi="Courier New" w:cs="Courier New"/>
          <w:color w:val="292929"/>
          <w:sz w:val="20"/>
          <w:szCs w:val="20"/>
          <w:highlight w:val="yellow"/>
        </w:rPr>
        <w:t>•</w:t>
      </w:r>
      <w:r>
        <w:rPr>
          <w:rFonts w:ascii="Rany" w:eastAsia="Rany" w:hAnsi="Rany" w:cs="Rany"/>
          <w:color w:val="292929"/>
          <w:sz w:val="20"/>
          <w:szCs w:val="20"/>
          <w:highlight w:val="yellow"/>
        </w:rPr>
        <w:t>]</w:t>
      </w:r>
    </w:p>
    <w:p w14:paraId="000000AF" w14:textId="77777777" w:rsidR="00710C38" w:rsidRDefault="00000000">
      <w:pPr>
        <w:numPr>
          <w:ilvl w:val="0"/>
          <w:numId w:val="3"/>
        </w:numPr>
        <w:pBdr>
          <w:top w:val="nil"/>
          <w:left w:val="nil"/>
          <w:bottom w:val="nil"/>
          <w:right w:val="nil"/>
          <w:between w:val="nil"/>
        </w:pBdr>
        <w:shd w:val="clear" w:color="auto" w:fill="FFFFFF"/>
        <w:spacing w:after="40"/>
        <w:jc w:val="both"/>
        <w:rPr>
          <w:rFonts w:ascii="Rany" w:eastAsia="Rany" w:hAnsi="Rany" w:cs="Rany"/>
          <w:color w:val="292929"/>
          <w:sz w:val="20"/>
          <w:szCs w:val="20"/>
        </w:rPr>
      </w:pPr>
      <w:r>
        <w:rPr>
          <w:rFonts w:ascii="Rany" w:eastAsia="Rany" w:hAnsi="Rany" w:cs="Rany"/>
          <w:color w:val="292929"/>
          <w:sz w:val="20"/>
          <w:szCs w:val="20"/>
          <w:highlight w:val="yellow"/>
        </w:rPr>
        <w:t>[</w:t>
      </w:r>
      <w:r>
        <w:rPr>
          <w:rFonts w:ascii="Courier New" w:eastAsia="Courier New" w:hAnsi="Courier New" w:cs="Courier New"/>
          <w:color w:val="292929"/>
          <w:sz w:val="20"/>
          <w:szCs w:val="20"/>
          <w:highlight w:val="yellow"/>
        </w:rPr>
        <w:t>•</w:t>
      </w:r>
      <w:r>
        <w:rPr>
          <w:rFonts w:ascii="Rany" w:eastAsia="Rany" w:hAnsi="Rany" w:cs="Rany"/>
          <w:color w:val="292929"/>
          <w:sz w:val="20"/>
          <w:szCs w:val="20"/>
          <w:highlight w:val="yellow"/>
        </w:rPr>
        <w:t>]</w:t>
      </w:r>
    </w:p>
    <w:p w14:paraId="000000B0" w14:textId="77777777" w:rsidR="00710C38" w:rsidRDefault="00000000">
      <w:pPr>
        <w:numPr>
          <w:ilvl w:val="0"/>
          <w:numId w:val="3"/>
        </w:numPr>
        <w:pBdr>
          <w:top w:val="nil"/>
          <w:left w:val="nil"/>
          <w:bottom w:val="nil"/>
          <w:right w:val="nil"/>
          <w:between w:val="nil"/>
        </w:pBdr>
        <w:shd w:val="clear" w:color="auto" w:fill="FFFFFF"/>
        <w:spacing w:after="40"/>
        <w:jc w:val="both"/>
        <w:rPr>
          <w:rFonts w:ascii="Rany" w:eastAsia="Rany" w:hAnsi="Rany" w:cs="Rany"/>
          <w:color w:val="292929"/>
          <w:sz w:val="20"/>
          <w:szCs w:val="20"/>
        </w:rPr>
      </w:pPr>
      <w:r>
        <w:rPr>
          <w:rFonts w:ascii="Rany" w:eastAsia="Rany" w:hAnsi="Rany" w:cs="Rany"/>
          <w:color w:val="292929"/>
          <w:sz w:val="20"/>
          <w:szCs w:val="20"/>
          <w:highlight w:val="yellow"/>
        </w:rPr>
        <w:t>[</w:t>
      </w:r>
      <w:r>
        <w:rPr>
          <w:rFonts w:ascii="Courier New" w:eastAsia="Courier New" w:hAnsi="Courier New" w:cs="Courier New"/>
          <w:color w:val="292929"/>
          <w:sz w:val="20"/>
          <w:szCs w:val="20"/>
          <w:highlight w:val="yellow"/>
        </w:rPr>
        <w:t>•</w:t>
      </w:r>
      <w:r>
        <w:rPr>
          <w:rFonts w:ascii="Rany" w:eastAsia="Rany" w:hAnsi="Rany" w:cs="Rany"/>
          <w:color w:val="292929"/>
          <w:sz w:val="20"/>
          <w:szCs w:val="20"/>
          <w:highlight w:val="yellow"/>
        </w:rPr>
        <w:t>]</w:t>
      </w:r>
    </w:p>
    <w:p w14:paraId="000000B1" w14:textId="77777777" w:rsidR="00710C38" w:rsidRDefault="00000000">
      <w:pPr>
        <w:numPr>
          <w:ilvl w:val="0"/>
          <w:numId w:val="3"/>
        </w:numPr>
        <w:pBdr>
          <w:top w:val="nil"/>
          <w:left w:val="nil"/>
          <w:bottom w:val="nil"/>
          <w:right w:val="nil"/>
          <w:between w:val="nil"/>
        </w:pBdr>
        <w:shd w:val="clear" w:color="auto" w:fill="FFFFFF"/>
        <w:spacing w:after="40"/>
        <w:jc w:val="both"/>
        <w:rPr>
          <w:rFonts w:ascii="Rany" w:eastAsia="Rany" w:hAnsi="Rany" w:cs="Rany"/>
          <w:color w:val="292929"/>
          <w:sz w:val="20"/>
          <w:szCs w:val="20"/>
        </w:rPr>
      </w:pPr>
      <w:r>
        <w:rPr>
          <w:rFonts w:ascii="Rany" w:eastAsia="Rany" w:hAnsi="Rany" w:cs="Rany"/>
          <w:color w:val="292929"/>
          <w:sz w:val="20"/>
          <w:szCs w:val="20"/>
          <w:highlight w:val="yellow"/>
        </w:rPr>
        <w:t>[</w:t>
      </w:r>
      <w:r>
        <w:rPr>
          <w:rFonts w:ascii="Courier New" w:eastAsia="Courier New" w:hAnsi="Courier New" w:cs="Courier New"/>
          <w:color w:val="292929"/>
          <w:sz w:val="20"/>
          <w:szCs w:val="20"/>
          <w:highlight w:val="yellow"/>
        </w:rPr>
        <w:t>•</w:t>
      </w:r>
      <w:r>
        <w:rPr>
          <w:rFonts w:ascii="Rany" w:eastAsia="Rany" w:hAnsi="Rany" w:cs="Rany"/>
          <w:color w:val="292929"/>
          <w:sz w:val="20"/>
          <w:szCs w:val="20"/>
          <w:highlight w:val="yellow"/>
        </w:rPr>
        <w:t>]</w:t>
      </w:r>
    </w:p>
    <w:p w14:paraId="000000B2" w14:textId="77777777" w:rsidR="00710C38" w:rsidRDefault="00000000">
      <w:pPr>
        <w:pBdr>
          <w:top w:val="nil"/>
          <w:left w:val="nil"/>
          <w:bottom w:val="nil"/>
          <w:right w:val="nil"/>
          <w:between w:val="nil"/>
        </w:pBdr>
        <w:jc w:val="center"/>
        <w:rPr>
          <w:rFonts w:ascii="Rany" w:eastAsia="Rany" w:hAnsi="Rany" w:cs="Rany"/>
          <w:color w:val="292929"/>
          <w:sz w:val="20"/>
          <w:szCs w:val="20"/>
        </w:rPr>
      </w:pPr>
      <w:r>
        <w:rPr>
          <w:rFonts w:ascii="Rany" w:eastAsia="Rany" w:hAnsi="Rany" w:cs="Rany"/>
          <w:color w:val="292929"/>
          <w:sz w:val="20"/>
          <w:szCs w:val="20"/>
        </w:rPr>
        <w:t>[REMAINDER OF PAGE INTENTIONALLY LEFT BLANK]</w:t>
      </w:r>
    </w:p>
    <w:p w14:paraId="000000B3" w14:textId="77777777" w:rsidR="00710C38" w:rsidRDefault="00710C38">
      <w:pPr>
        <w:pBdr>
          <w:top w:val="nil"/>
          <w:left w:val="nil"/>
          <w:bottom w:val="nil"/>
          <w:right w:val="nil"/>
          <w:between w:val="nil"/>
        </w:pBdr>
        <w:spacing w:after="320"/>
        <w:jc w:val="both"/>
        <w:rPr>
          <w:rFonts w:ascii="Rany" w:eastAsia="Rany" w:hAnsi="Rany" w:cs="Rany"/>
          <w:color w:val="292929"/>
          <w:sz w:val="20"/>
          <w:szCs w:val="20"/>
        </w:rPr>
      </w:pPr>
    </w:p>
    <w:sectPr w:rsidR="00710C38">
      <w:headerReference w:type="default" r:id="rId11"/>
      <w:footerReference w:type="default" r:id="rId12"/>
      <w:pgSz w:w="11906" w:h="16838"/>
      <w:pgMar w:top="1332" w:right="1412" w:bottom="1332" w:left="1412" w:header="692" w:footer="692"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Matteo Lombardi" w:date="2023-05-11T11:19:00Z" w:initials="">
    <w:p w14:paraId="000000CD" w14:textId="77777777" w:rsidR="00710C38" w:rsidRPr="00454D3A" w:rsidRDefault="00000000">
      <w:pPr>
        <w:widowControl w:val="0"/>
        <w:pBdr>
          <w:top w:val="nil"/>
          <w:left w:val="nil"/>
          <w:bottom w:val="nil"/>
          <w:right w:val="nil"/>
          <w:between w:val="nil"/>
        </w:pBdr>
        <w:spacing w:after="0"/>
        <w:rPr>
          <w:rFonts w:ascii="Arial" w:eastAsia="Arial" w:hAnsi="Arial" w:cs="Arial"/>
          <w:color w:val="000000"/>
          <w:sz w:val="22"/>
          <w:szCs w:val="22"/>
          <w:lang w:val="it-IT"/>
        </w:rPr>
      </w:pPr>
      <w:r w:rsidRPr="00454D3A">
        <w:rPr>
          <w:rFonts w:ascii="Arial" w:eastAsia="Arial" w:hAnsi="Arial" w:cs="Arial"/>
          <w:color w:val="000000"/>
          <w:sz w:val="22"/>
          <w:szCs w:val="22"/>
          <w:lang w:val="it-IT"/>
        </w:rPr>
        <w:t>Non lo può mettere su LinkedIn, per esempio?</w:t>
      </w:r>
    </w:p>
    <w:p w14:paraId="000000CE" w14:textId="77777777" w:rsidR="00710C38" w:rsidRPr="00454D3A" w:rsidRDefault="00710C38">
      <w:pPr>
        <w:widowControl w:val="0"/>
        <w:pBdr>
          <w:top w:val="nil"/>
          <w:left w:val="nil"/>
          <w:bottom w:val="nil"/>
          <w:right w:val="nil"/>
          <w:between w:val="nil"/>
        </w:pBdr>
        <w:spacing w:after="0"/>
        <w:rPr>
          <w:rFonts w:ascii="Arial" w:eastAsia="Arial" w:hAnsi="Arial" w:cs="Arial"/>
          <w:color w:val="000000"/>
          <w:sz w:val="22"/>
          <w:szCs w:val="22"/>
          <w:lang w:val="it-IT"/>
        </w:rPr>
      </w:pPr>
    </w:p>
    <w:p w14:paraId="000000CF" w14:textId="77777777" w:rsidR="00710C38" w:rsidRPr="00454D3A" w:rsidRDefault="00000000">
      <w:pPr>
        <w:widowControl w:val="0"/>
        <w:pBdr>
          <w:top w:val="nil"/>
          <w:left w:val="nil"/>
          <w:bottom w:val="nil"/>
          <w:right w:val="nil"/>
          <w:between w:val="nil"/>
        </w:pBdr>
        <w:spacing w:after="0"/>
        <w:rPr>
          <w:rFonts w:ascii="Arial" w:eastAsia="Arial" w:hAnsi="Arial" w:cs="Arial"/>
          <w:color w:val="000000"/>
          <w:sz w:val="22"/>
          <w:szCs w:val="22"/>
          <w:lang w:val="it-IT"/>
        </w:rPr>
      </w:pPr>
      <w:r w:rsidRPr="00454D3A">
        <w:rPr>
          <w:rFonts w:ascii="Arial" w:eastAsia="Arial" w:hAnsi="Arial" w:cs="Arial"/>
          <w:color w:val="000000"/>
          <w:sz w:val="22"/>
          <w:szCs w:val="22"/>
          <w:lang w:val="it-IT"/>
        </w:rPr>
        <w:t>Ma partecipare alle call per svolgere le task si.</w:t>
      </w:r>
    </w:p>
    <w:p w14:paraId="000000D0" w14:textId="77777777" w:rsidR="00710C38" w:rsidRPr="00454D3A" w:rsidRDefault="00710C38">
      <w:pPr>
        <w:widowControl w:val="0"/>
        <w:pBdr>
          <w:top w:val="nil"/>
          <w:left w:val="nil"/>
          <w:bottom w:val="nil"/>
          <w:right w:val="nil"/>
          <w:between w:val="nil"/>
        </w:pBdr>
        <w:spacing w:after="0"/>
        <w:rPr>
          <w:rFonts w:ascii="Arial" w:eastAsia="Arial" w:hAnsi="Arial" w:cs="Arial"/>
          <w:color w:val="000000"/>
          <w:sz w:val="22"/>
          <w:szCs w:val="22"/>
          <w:lang w:val="it-IT"/>
        </w:rPr>
      </w:pPr>
    </w:p>
    <w:p w14:paraId="000000D1" w14:textId="77777777" w:rsidR="00710C38" w:rsidRPr="00454D3A" w:rsidRDefault="00000000">
      <w:pPr>
        <w:widowControl w:val="0"/>
        <w:pBdr>
          <w:top w:val="nil"/>
          <w:left w:val="nil"/>
          <w:bottom w:val="nil"/>
          <w:right w:val="nil"/>
          <w:between w:val="nil"/>
        </w:pBdr>
        <w:spacing w:after="0"/>
        <w:rPr>
          <w:rFonts w:ascii="Arial" w:eastAsia="Arial" w:hAnsi="Arial" w:cs="Arial"/>
          <w:color w:val="000000"/>
          <w:sz w:val="22"/>
          <w:szCs w:val="22"/>
          <w:lang w:val="it-IT"/>
        </w:rPr>
      </w:pPr>
      <w:r w:rsidRPr="00454D3A">
        <w:rPr>
          <w:rFonts w:ascii="Arial" w:eastAsia="Arial" w:hAnsi="Arial" w:cs="Arial"/>
          <w:color w:val="000000"/>
          <w:sz w:val="22"/>
          <w:szCs w:val="22"/>
          <w:lang w:val="it-IT"/>
        </w:rPr>
        <w:t>O è solo riferito alla parte aziendale?</w:t>
      </w:r>
    </w:p>
    <w:p w14:paraId="000000D2" w14:textId="77777777" w:rsidR="00710C38" w:rsidRPr="00454D3A" w:rsidRDefault="00710C38">
      <w:pPr>
        <w:widowControl w:val="0"/>
        <w:pBdr>
          <w:top w:val="nil"/>
          <w:left w:val="nil"/>
          <w:bottom w:val="nil"/>
          <w:right w:val="nil"/>
          <w:between w:val="nil"/>
        </w:pBdr>
        <w:spacing w:after="0"/>
        <w:rPr>
          <w:rFonts w:ascii="Arial" w:eastAsia="Arial" w:hAnsi="Arial" w:cs="Arial"/>
          <w:color w:val="000000"/>
          <w:sz w:val="22"/>
          <w:szCs w:val="22"/>
          <w:lang w:val="it-IT"/>
        </w:rPr>
      </w:pPr>
    </w:p>
    <w:p w14:paraId="000000D3" w14:textId="77777777" w:rsidR="00710C38" w:rsidRPr="00454D3A" w:rsidRDefault="00000000">
      <w:pPr>
        <w:widowControl w:val="0"/>
        <w:pBdr>
          <w:top w:val="nil"/>
          <w:left w:val="nil"/>
          <w:bottom w:val="nil"/>
          <w:right w:val="nil"/>
          <w:between w:val="nil"/>
        </w:pBdr>
        <w:spacing w:after="0"/>
        <w:rPr>
          <w:rFonts w:ascii="Arial" w:eastAsia="Arial" w:hAnsi="Arial" w:cs="Arial"/>
          <w:color w:val="000000"/>
          <w:sz w:val="22"/>
          <w:szCs w:val="22"/>
          <w:lang w:val="it-IT"/>
        </w:rPr>
      </w:pPr>
      <w:r w:rsidRPr="00454D3A">
        <w:rPr>
          <w:rFonts w:ascii="Arial" w:eastAsia="Arial" w:hAnsi="Arial" w:cs="Arial"/>
          <w:color w:val="000000"/>
          <w:sz w:val="22"/>
          <w:szCs w:val="22"/>
          <w:lang w:val="it-IT"/>
        </w:rPr>
        <w:t>@dpellegrini@ferrettifirm.com</w:t>
      </w:r>
    </w:p>
  </w:comment>
  <w:comment w:id="4" w:author="Daniele Pellegrini" w:date="2023-05-11T16:29:00Z" w:initials="">
    <w:p w14:paraId="000000D4" w14:textId="77777777" w:rsidR="00710C38" w:rsidRPr="00454D3A" w:rsidRDefault="00000000">
      <w:pPr>
        <w:widowControl w:val="0"/>
        <w:pBdr>
          <w:top w:val="nil"/>
          <w:left w:val="nil"/>
          <w:bottom w:val="nil"/>
          <w:right w:val="nil"/>
          <w:between w:val="nil"/>
        </w:pBdr>
        <w:spacing w:after="0"/>
        <w:rPr>
          <w:rFonts w:ascii="Arial" w:eastAsia="Arial" w:hAnsi="Arial" w:cs="Arial"/>
          <w:color w:val="000000"/>
          <w:sz w:val="22"/>
          <w:szCs w:val="22"/>
          <w:lang w:val="it-IT"/>
        </w:rPr>
      </w:pPr>
      <w:r w:rsidRPr="00454D3A">
        <w:rPr>
          <w:rFonts w:ascii="Arial" w:eastAsia="Arial" w:hAnsi="Arial" w:cs="Arial"/>
          <w:color w:val="000000"/>
          <w:sz w:val="22"/>
          <w:szCs w:val="22"/>
          <w:lang w:val="it-IT"/>
        </w:rPr>
        <w:t>La clausola in questione ha la finalità principale di mitigare il rischio che il rapporto con i tuoi collaboratori possa essere inquadrato in termini di lavoro subordinato; non impedisce ai medesimi di indicare su linkedin la propria collaborazione con Stratega</w:t>
      </w:r>
    </w:p>
  </w:comment>
  <w:comment w:id="5" w:author="Matteo Lombardi" w:date="2023-05-11T16:48:00Z" w:initials="">
    <w:p w14:paraId="000000D5" w14:textId="77777777" w:rsidR="00710C38" w:rsidRPr="00454D3A" w:rsidRDefault="00000000">
      <w:pPr>
        <w:widowControl w:val="0"/>
        <w:pBdr>
          <w:top w:val="nil"/>
          <w:left w:val="nil"/>
          <w:bottom w:val="nil"/>
          <w:right w:val="nil"/>
          <w:between w:val="nil"/>
        </w:pBdr>
        <w:spacing w:after="0"/>
        <w:rPr>
          <w:rFonts w:ascii="Arial" w:eastAsia="Arial" w:hAnsi="Arial" w:cs="Arial"/>
          <w:color w:val="000000"/>
          <w:sz w:val="22"/>
          <w:szCs w:val="22"/>
          <w:lang w:val="it-IT"/>
        </w:rPr>
      </w:pPr>
      <w:r w:rsidRPr="00454D3A">
        <w:rPr>
          <w:rFonts w:ascii="Arial" w:eastAsia="Arial" w:hAnsi="Arial" w:cs="Arial"/>
          <w:color w:val="000000"/>
          <w:sz w:val="22"/>
          <w:szCs w:val="22"/>
          <w:lang w:val="it-IT"/>
        </w:rPr>
        <w:t>perfetto</w:t>
      </w:r>
    </w:p>
  </w:comment>
  <w:comment w:id="14" w:author="Daniele Pellegrini" w:date="2023-05-12T08:49:00Z" w:initials="">
    <w:p w14:paraId="000000BD" w14:textId="77777777" w:rsidR="00710C38" w:rsidRPr="00454D3A" w:rsidRDefault="00000000">
      <w:pPr>
        <w:widowControl w:val="0"/>
        <w:pBdr>
          <w:top w:val="nil"/>
          <w:left w:val="nil"/>
          <w:bottom w:val="nil"/>
          <w:right w:val="nil"/>
          <w:between w:val="nil"/>
        </w:pBdr>
        <w:spacing w:after="0"/>
        <w:rPr>
          <w:rFonts w:ascii="Arial" w:eastAsia="Arial" w:hAnsi="Arial" w:cs="Arial"/>
          <w:color w:val="000000"/>
          <w:sz w:val="22"/>
          <w:szCs w:val="22"/>
          <w:lang w:val="it-IT"/>
        </w:rPr>
      </w:pPr>
      <w:r w:rsidRPr="00454D3A">
        <w:rPr>
          <w:rFonts w:ascii="Arial" w:eastAsia="Arial" w:hAnsi="Arial" w:cs="Arial"/>
          <w:color w:val="000000"/>
          <w:sz w:val="22"/>
          <w:szCs w:val="22"/>
          <w:lang w:val="it-IT"/>
        </w:rPr>
        <w:t>a scanso di equivoci ho ribadito il concetto</w:t>
      </w:r>
    </w:p>
  </w:comment>
  <w:comment w:id="8" w:author="Matteo Lombardi" w:date="2023-05-11T11:21:00Z" w:initials="">
    <w:p w14:paraId="000000C3" w14:textId="77777777" w:rsidR="00710C38" w:rsidRPr="00454D3A" w:rsidRDefault="00000000">
      <w:pPr>
        <w:widowControl w:val="0"/>
        <w:pBdr>
          <w:top w:val="nil"/>
          <w:left w:val="nil"/>
          <w:bottom w:val="nil"/>
          <w:right w:val="nil"/>
          <w:between w:val="nil"/>
        </w:pBdr>
        <w:spacing w:after="0"/>
        <w:rPr>
          <w:rFonts w:ascii="Arial" w:eastAsia="Arial" w:hAnsi="Arial" w:cs="Arial"/>
          <w:color w:val="000000"/>
          <w:sz w:val="22"/>
          <w:szCs w:val="22"/>
          <w:lang w:val="it-IT"/>
        </w:rPr>
      </w:pPr>
      <w:r w:rsidRPr="00454D3A">
        <w:rPr>
          <w:rFonts w:ascii="Arial" w:eastAsia="Arial" w:hAnsi="Arial" w:cs="Arial"/>
          <w:color w:val="000000"/>
          <w:sz w:val="22"/>
          <w:szCs w:val="22"/>
          <w:lang w:val="it-IT"/>
        </w:rPr>
        <w:t>facciamo solo 3 mesi a X mese, va bene ugualmente?</w:t>
      </w:r>
    </w:p>
    <w:p w14:paraId="000000C4" w14:textId="77777777" w:rsidR="00710C38" w:rsidRPr="00454D3A" w:rsidRDefault="00710C38">
      <w:pPr>
        <w:widowControl w:val="0"/>
        <w:pBdr>
          <w:top w:val="nil"/>
          <w:left w:val="nil"/>
          <w:bottom w:val="nil"/>
          <w:right w:val="nil"/>
          <w:between w:val="nil"/>
        </w:pBdr>
        <w:spacing w:after="0"/>
        <w:rPr>
          <w:rFonts w:ascii="Arial" w:eastAsia="Arial" w:hAnsi="Arial" w:cs="Arial"/>
          <w:color w:val="000000"/>
          <w:sz w:val="22"/>
          <w:szCs w:val="22"/>
          <w:lang w:val="it-IT"/>
        </w:rPr>
      </w:pPr>
    </w:p>
    <w:p w14:paraId="000000C5" w14:textId="77777777" w:rsidR="00710C3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@dpellegrini@ferrettifirm.com</w:t>
      </w:r>
    </w:p>
    <w:p w14:paraId="000000C6" w14:textId="77777777" w:rsidR="00710C3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_Assigned to dpellegrini@ferrettifirm.com_</w:t>
      </w:r>
    </w:p>
  </w:comment>
  <w:comment w:id="9" w:author="Daniele Pellegrini" w:date="2023-05-11T16:31:00Z" w:initials="">
    <w:p w14:paraId="000000C7" w14:textId="77777777" w:rsidR="00710C38" w:rsidRPr="00454D3A" w:rsidRDefault="00000000">
      <w:pPr>
        <w:widowControl w:val="0"/>
        <w:pBdr>
          <w:top w:val="nil"/>
          <w:left w:val="nil"/>
          <w:bottom w:val="nil"/>
          <w:right w:val="nil"/>
          <w:between w:val="nil"/>
        </w:pBdr>
        <w:spacing w:after="0"/>
        <w:rPr>
          <w:rFonts w:ascii="Arial" w:eastAsia="Arial" w:hAnsi="Arial" w:cs="Arial"/>
          <w:color w:val="000000"/>
          <w:sz w:val="22"/>
          <w:szCs w:val="22"/>
          <w:lang w:val="it-IT"/>
        </w:rPr>
      </w:pPr>
      <w:r w:rsidRPr="00454D3A">
        <w:rPr>
          <w:rFonts w:ascii="Arial" w:eastAsia="Arial" w:hAnsi="Arial" w:cs="Arial"/>
          <w:color w:val="000000"/>
          <w:sz w:val="22"/>
          <w:szCs w:val="22"/>
          <w:lang w:val="it-IT"/>
        </w:rPr>
        <w:t>ok; v. modifica</w:t>
      </w:r>
    </w:p>
  </w:comment>
  <w:comment w:id="10" w:author="Matteo Lombardi" w:date="2023-05-11T16:48:00Z" w:initials="">
    <w:p w14:paraId="000000C8" w14:textId="77777777" w:rsidR="00710C38" w:rsidRPr="00454D3A" w:rsidRDefault="00000000">
      <w:pPr>
        <w:widowControl w:val="0"/>
        <w:pBdr>
          <w:top w:val="nil"/>
          <w:left w:val="nil"/>
          <w:bottom w:val="nil"/>
          <w:right w:val="nil"/>
          <w:between w:val="nil"/>
        </w:pBdr>
        <w:spacing w:after="0"/>
        <w:rPr>
          <w:rFonts w:ascii="Arial" w:eastAsia="Arial" w:hAnsi="Arial" w:cs="Arial"/>
          <w:color w:val="000000"/>
          <w:sz w:val="22"/>
          <w:szCs w:val="22"/>
          <w:lang w:val="it-IT"/>
        </w:rPr>
      </w:pPr>
      <w:r w:rsidRPr="00454D3A">
        <w:rPr>
          <w:rFonts w:ascii="Arial" w:eastAsia="Arial" w:hAnsi="Arial" w:cs="Arial"/>
          <w:color w:val="000000"/>
          <w:sz w:val="22"/>
          <w:szCs w:val="22"/>
          <w:lang w:val="it-IT"/>
        </w:rPr>
        <w:t>ok</w:t>
      </w:r>
    </w:p>
  </w:comment>
  <w:comment w:id="16" w:author="Matteo Lombardi" w:date="2023-05-11T11:21:00Z" w:initials="">
    <w:p w14:paraId="000000BF" w14:textId="77777777" w:rsidR="00710C38" w:rsidRPr="00454D3A" w:rsidRDefault="00000000">
      <w:pPr>
        <w:widowControl w:val="0"/>
        <w:pBdr>
          <w:top w:val="nil"/>
          <w:left w:val="nil"/>
          <w:bottom w:val="nil"/>
          <w:right w:val="nil"/>
          <w:between w:val="nil"/>
        </w:pBdr>
        <w:spacing w:after="0"/>
        <w:rPr>
          <w:rFonts w:ascii="Arial" w:eastAsia="Arial" w:hAnsi="Arial" w:cs="Arial"/>
          <w:color w:val="000000"/>
          <w:sz w:val="22"/>
          <w:szCs w:val="22"/>
          <w:lang w:val="it-IT"/>
        </w:rPr>
      </w:pPr>
      <w:r w:rsidRPr="00454D3A">
        <w:rPr>
          <w:rFonts w:ascii="Arial" w:eastAsia="Arial" w:hAnsi="Arial" w:cs="Arial"/>
          <w:color w:val="000000"/>
          <w:sz w:val="22"/>
          <w:szCs w:val="22"/>
          <w:lang w:val="it-IT"/>
        </w:rPr>
        <w:t>Farei 30 così abbiamo più tempo, che dici?</w:t>
      </w:r>
    </w:p>
    <w:p w14:paraId="000000C0" w14:textId="77777777" w:rsidR="00710C38" w:rsidRPr="00454D3A" w:rsidRDefault="00000000">
      <w:pPr>
        <w:widowControl w:val="0"/>
        <w:pBdr>
          <w:top w:val="nil"/>
          <w:left w:val="nil"/>
          <w:bottom w:val="nil"/>
          <w:right w:val="nil"/>
          <w:between w:val="nil"/>
        </w:pBdr>
        <w:spacing w:after="0"/>
        <w:rPr>
          <w:rFonts w:ascii="Arial" w:eastAsia="Arial" w:hAnsi="Arial" w:cs="Arial"/>
          <w:color w:val="000000"/>
          <w:sz w:val="22"/>
          <w:szCs w:val="22"/>
          <w:lang w:val="it-IT"/>
        </w:rPr>
      </w:pPr>
      <w:r w:rsidRPr="00454D3A">
        <w:rPr>
          <w:rFonts w:ascii="Arial" w:eastAsia="Arial" w:hAnsi="Arial" w:cs="Arial"/>
          <w:color w:val="000000"/>
          <w:sz w:val="22"/>
          <w:szCs w:val="22"/>
          <w:lang w:val="it-IT"/>
        </w:rPr>
        <w:t>@dpellegrini@ferrettifirm.com</w:t>
      </w:r>
    </w:p>
  </w:comment>
  <w:comment w:id="17" w:author="Daniele Pellegrini" w:date="2023-05-11T16:32:00Z" w:initials="">
    <w:p w14:paraId="000000C1" w14:textId="77777777" w:rsidR="00710C38" w:rsidRPr="00454D3A" w:rsidRDefault="00000000">
      <w:pPr>
        <w:widowControl w:val="0"/>
        <w:pBdr>
          <w:top w:val="nil"/>
          <w:left w:val="nil"/>
          <w:bottom w:val="nil"/>
          <w:right w:val="nil"/>
          <w:between w:val="nil"/>
        </w:pBdr>
        <w:spacing w:after="0"/>
        <w:rPr>
          <w:rFonts w:ascii="Arial" w:eastAsia="Arial" w:hAnsi="Arial" w:cs="Arial"/>
          <w:color w:val="000000"/>
          <w:sz w:val="22"/>
          <w:szCs w:val="22"/>
          <w:lang w:val="it-IT"/>
        </w:rPr>
      </w:pPr>
      <w:r w:rsidRPr="00454D3A">
        <w:rPr>
          <w:rFonts w:ascii="Arial" w:eastAsia="Arial" w:hAnsi="Arial" w:cs="Arial"/>
          <w:color w:val="000000"/>
          <w:sz w:val="22"/>
          <w:szCs w:val="22"/>
          <w:lang w:val="it-IT"/>
        </w:rPr>
        <w:t>farei 20 giorni lavorativi</w:t>
      </w:r>
    </w:p>
  </w:comment>
  <w:comment w:id="18" w:author="Matteo Lombardi" w:date="2023-05-12T10:55:00Z" w:initials="">
    <w:p w14:paraId="000000C2" w14:textId="77777777" w:rsidR="00710C3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ok</w:t>
      </w:r>
    </w:p>
  </w:comment>
  <w:comment w:id="25" w:author="Matteo Lombardi" w:date="2023-05-11T11:22:00Z" w:initials="">
    <w:p w14:paraId="000000B6" w14:textId="77777777" w:rsidR="00710C3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Dimmi :) @dpellegrini@ferrettifirm.com</w:t>
      </w:r>
    </w:p>
    <w:p w14:paraId="000000B7" w14:textId="77777777" w:rsidR="00710C3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_Assigned to dpellegrini@ferrettifirm.com_</w:t>
      </w:r>
    </w:p>
  </w:comment>
  <w:comment w:id="27" w:author="Daniele Pellegrini" w:date="2023-05-11T16:34:00Z" w:initials="">
    <w:p w14:paraId="000000B8" w14:textId="77777777" w:rsidR="00710C38" w:rsidRPr="00454D3A" w:rsidRDefault="00000000">
      <w:pPr>
        <w:widowControl w:val="0"/>
        <w:pBdr>
          <w:top w:val="nil"/>
          <w:left w:val="nil"/>
          <w:bottom w:val="nil"/>
          <w:right w:val="nil"/>
          <w:between w:val="nil"/>
        </w:pBdr>
        <w:spacing w:after="0"/>
        <w:rPr>
          <w:rFonts w:ascii="Arial" w:eastAsia="Arial" w:hAnsi="Arial" w:cs="Arial"/>
          <w:color w:val="000000"/>
          <w:sz w:val="22"/>
          <w:szCs w:val="22"/>
          <w:lang w:val="it-IT"/>
        </w:rPr>
      </w:pPr>
      <w:r w:rsidRPr="00454D3A">
        <w:rPr>
          <w:rFonts w:ascii="Arial" w:eastAsia="Arial" w:hAnsi="Arial" w:cs="Arial"/>
          <w:color w:val="000000"/>
          <w:sz w:val="22"/>
          <w:szCs w:val="22"/>
          <w:lang w:val="it-IT"/>
        </w:rPr>
        <w:t>se innalziamo a 20 gg lavorativi il preavviso in caso di inadempiemento; il recesso libero "for convenience" dovrebbe avere un preavviso superiore; se sei d'accordo, propongo 30 giorni</w:t>
      </w:r>
    </w:p>
  </w:comment>
  <w:comment w:id="30" w:author="Matteo Lombardi" w:date="2023-05-11T16:49:00Z" w:initials="">
    <w:p w14:paraId="000000B9" w14:textId="77777777" w:rsidR="00710C38" w:rsidRPr="00454D3A" w:rsidRDefault="00000000">
      <w:pPr>
        <w:widowControl w:val="0"/>
        <w:pBdr>
          <w:top w:val="nil"/>
          <w:left w:val="nil"/>
          <w:bottom w:val="nil"/>
          <w:right w:val="nil"/>
          <w:between w:val="nil"/>
        </w:pBdr>
        <w:spacing w:after="0"/>
        <w:rPr>
          <w:rFonts w:ascii="Arial" w:eastAsia="Arial" w:hAnsi="Arial" w:cs="Arial"/>
          <w:color w:val="000000"/>
          <w:sz w:val="22"/>
          <w:szCs w:val="22"/>
          <w:lang w:val="it-IT"/>
        </w:rPr>
      </w:pPr>
      <w:r w:rsidRPr="00454D3A">
        <w:rPr>
          <w:rFonts w:ascii="Arial" w:eastAsia="Arial" w:hAnsi="Arial" w:cs="Arial"/>
          <w:color w:val="000000"/>
          <w:sz w:val="22"/>
          <w:szCs w:val="22"/>
          <w:lang w:val="it-IT"/>
        </w:rPr>
        <w:t>Dimmi tu, possiamo anche riportare a originale</w:t>
      </w:r>
    </w:p>
  </w:comment>
  <w:comment w:id="33" w:author="Daniele Pellegrini" w:date="2023-05-12T08:51:00Z" w:initials="">
    <w:p w14:paraId="000000BA" w14:textId="77777777" w:rsidR="00710C38" w:rsidRPr="00454D3A" w:rsidRDefault="00000000">
      <w:pPr>
        <w:widowControl w:val="0"/>
        <w:pBdr>
          <w:top w:val="nil"/>
          <w:left w:val="nil"/>
          <w:bottom w:val="nil"/>
          <w:right w:val="nil"/>
          <w:between w:val="nil"/>
        </w:pBdr>
        <w:spacing w:after="0"/>
        <w:rPr>
          <w:rFonts w:ascii="Arial" w:eastAsia="Arial" w:hAnsi="Arial" w:cs="Arial"/>
          <w:color w:val="000000"/>
          <w:sz w:val="22"/>
          <w:szCs w:val="22"/>
          <w:lang w:val="it-IT"/>
        </w:rPr>
      </w:pPr>
      <w:r w:rsidRPr="00454D3A">
        <w:rPr>
          <w:rFonts w:ascii="Arial" w:eastAsia="Arial" w:hAnsi="Arial" w:cs="Arial"/>
          <w:color w:val="000000"/>
          <w:sz w:val="22"/>
          <w:szCs w:val="22"/>
          <w:lang w:val="it-IT"/>
        </w:rPr>
        <w:t>a meno che tu non preferisca poter dare un prevviso più corto, possiamo lasciare così; dipende principalmente dal rapporto che hai con i tuoi collaboratori</w:t>
      </w:r>
    </w:p>
  </w:comment>
  <w:comment w:id="36" w:author="Matteo Lombardi" w:date="2023-05-12T08:58:00Z" w:initials="">
    <w:p w14:paraId="000000BB" w14:textId="77777777" w:rsidR="00710C38" w:rsidRPr="00454D3A" w:rsidRDefault="00000000">
      <w:pPr>
        <w:widowControl w:val="0"/>
        <w:pBdr>
          <w:top w:val="nil"/>
          <w:left w:val="nil"/>
          <w:bottom w:val="nil"/>
          <w:right w:val="nil"/>
          <w:between w:val="nil"/>
        </w:pBdr>
        <w:spacing w:after="0"/>
        <w:rPr>
          <w:rFonts w:ascii="Arial" w:eastAsia="Arial" w:hAnsi="Arial" w:cs="Arial"/>
          <w:color w:val="000000"/>
          <w:sz w:val="22"/>
          <w:szCs w:val="22"/>
          <w:lang w:val="it-IT"/>
        </w:rPr>
      </w:pPr>
      <w:r w:rsidRPr="00454D3A">
        <w:rPr>
          <w:rFonts w:ascii="Arial" w:eastAsia="Arial" w:hAnsi="Arial" w:cs="Arial"/>
          <w:color w:val="000000"/>
          <w:sz w:val="22"/>
          <w:szCs w:val="22"/>
          <w:lang w:val="it-IT"/>
        </w:rPr>
        <w:t>Di solito molto amichevole e di lunga durata</w:t>
      </w:r>
    </w:p>
  </w:comment>
  <w:comment w:id="39" w:author="Daniele Pellegrini" w:date="2023-05-12T10:25:00Z" w:initials="">
    <w:p w14:paraId="000000BC" w14:textId="77777777" w:rsidR="00710C38" w:rsidRPr="00454D3A" w:rsidRDefault="00000000">
      <w:pPr>
        <w:widowControl w:val="0"/>
        <w:pBdr>
          <w:top w:val="nil"/>
          <w:left w:val="nil"/>
          <w:bottom w:val="nil"/>
          <w:right w:val="nil"/>
          <w:between w:val="nil"/>
        </w:pBdr>
        <w:spacing w:after="0"/>
        <w:rPr>
          <w:rFonts w:ascii="Arial" w:eastAsia="Arial" w:hAnsi="Arial" w:cs="Arial"/>
          <w:color w:val="000000"/>
          <w:sz w:val="22"/>
          <w:szCs w:val="22"/>
          <w:lang w:val="it-IT"/>
        </w:rPr>
      </w:pPr>
      <w:r w:rsidRPr="00454D3A">
        <w:rPr>
          <w:rFonts w:ascii="Arial" w:eastAsia="Arial" w:hAnsi="Arial" w:cs="Arial"/>
          <w:color w:val="000000"/>
          <w:sz w:val="22"/>
          <w:szCs w:val="22"/>
          <w:lang w:val="it-IT"/>
        </w:rPr>
        <w:t>Bene; direi allora che anche questo task è completato</w:t>
      </w:r>
    </w:p>
  </w:comment>
  <w:comment w:id="45" w:author="Matteo Lombardi" w:date="2023-05-11T11:27:00Z" w:initials="">
    <w:p w14:paraId="000000C9" w14:textId="77777777" w:rsidR="00710C38" w:rsidRPr="00454D3A" w:rsidRDefault="00000000">
      <w:pPr>
        <w:widowControl w:val="0"/>
        <w:pBdr>
          <w:top w:val="nil"/>
          <w:left w:val="nil"/>
          <w:bottom w:val="nil"/>
          <w:right w:val="nil"/>
          <w:between w:val="nil"/>
        </w:pBdr>
        <w:spacing w:after="0"/>
        <w:rPr>
          <w:rFonts w:ascii="Arial" w:eastAsia="Arial" w:hAnsi="Arial" w:cs="Arial"/>
          <w:color w:val="000000"/>
          <w:sz w:val="22"/>
          <w:szCs w:val="22"/>
          <w:lang w:val="it-IT"/>
        </w:rPr>
      </w:pPr>
      <w:r w:rsidRPr="00454D3A">
        <w:rPr>
          <w:rFonts w:ascii="Arial" w:eastAsia="Arial" w:hAnsi="Arial" w:cs="Arial"/>
          <w:color w:val="000000"/>
          <w:sz w:val="22"/>
          <w:szCs w:val="22"/>
          <w:lang w:val="it-IT"/>
        </w:rPr>
        <w:t>Se standard allora ok @dpellegrini@ferrettifirm.com</w:t>
      </w:r>
    </w:p>
    <w:p w14:paraId="000000CA" w14:textId="77777777" w:rsidR="00710C3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_Assigned to dpellegrini@ferrettifirm.com_</w:t>
      </w:r>
    </w:p>
  </w:comment>
  <w:comment w:id="46" w:author="Daniele Pellegrini" w:date="2023-05-11T16:35:00Z" w:initials="">
    <w:p w14:paraId="000000CB" w14:textId="77777777" w:rsidR="00710C38" w:rsidRPr="00454D3A" w:rsidRDefault="00000000">
      <w:pPr>
        <w:widowControl w:val="0"/>
        <w:pBdr>
          <w:top w:val="nil"/>
          <w:left w:val="nil"/>
          <w:bottom w:val="nil"/>
          <w:right w:val="nil"/>
          <w:between w:val="nil"/>
        </w:pBdr>
        <w:spacing w:after="0"/>
        <w:rPr>
          <w:rFonts w:ascii="Arial" w:eastAsia="Arial" w:hAnsi="Arial" w:cs="Arial"/>
          <w:color w:val="000000"/>
          <w:sz w:val="22"/>
          <w:szCs w:val="22"/>
          <w:lang w:val="it-IT"/>
        </w:rPr>
      </w:pPr>
      <w:r w:rsidRPr="00454D3A">
        <w:rPr>
          <w:rFonts w:ascii="Arial" w:eastAsia="Arial" w:hAnsi="Arial" w:cs="Arial"/>
          <w:color w:val="000000"/>
          <w:sz w:val="22"/>
          <w:szCs w:val="22"/>
          <w:lang w:val="it-IT"/>
        </w:rPr>
        <w:t>è un aspetto convenzionale; un anno mi sembra ragionevole</w:t>
      </w:r>
    </w:p>
  </w:comment>
  <w:comment w:id="48" w:author="Daniele Pellegrini" w:date="2023-05-11T16:35:00Z" w:initials="">
    <w:p w14:paraId="000000CC" w14:textId="77777777" w:rsidR="00710C3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ho corretto un refuso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0000D3" w15:done="0"/>
  <w15:commentEx w15:paraId="000000D4" w15:paraIdParent="000000D3" w15:done="0"/>
  <w15:commentEx w15:paraId="000000D5" w15:paraIdParent="000000D3" w15:done="0"/>
  <w15:commentEx w15:paraId="000000BD" w15:done="0"/>
  <w15:commentEx w15:paraId="000000C6" w15:done="0"/>
  <w15:commentEx w15:paraId="000000C7" w15:paraIdParent="000000C6" w15:done="0"/>
  <w15:commentEx w15:paraId="000000C8" w15:paraIdParent="000000C6" w15:done="0"/>
  <w15:commentEx w15:paraId="000000C0" w15:done="0"/>
  <w15:commentEx w15:paraId="000000C1" w15:paraIdParent="000000C0" w15:done="0"/>
  <w15:commentEx w15:paraId="000000C2" w15:paraIdParent="000000C0" w15:done="0"/>
  <w15:commentEx w15:paraId="000000B7" w15:done="0"/>
  <w15:commentEx w15:paraId="000000B8" w15:paraIdParent="000000B7" w15:done="0"/>
  <w15:commentEx w15:paraId="000000B9" w15:paraIdParent="000000B7" w15:done="0"/>
  <w15:commentEx w15:paraId="000000BA" w15:paraIdParent="000000B7" w15:done="0"/>
  <w15:commentEx w15:paraId="000000BB" w15:paraIdParent="000000B7" w15:done="0"/>
  <w15:commentEx w15:paraId="000000BC" w15:paraIdParent="000000B7" w15:done="0"/>
  <w15:commentEx w15:paraId="000000CA" w15:done="0"/>
  <w15:commentEx w15:paraId="000000CB" w15:paraIdParent="000000CA" w15:done="0"/>
  <w15:commentEx w15:paraId="000000C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0000D3" w16cid:durableId="2808D5B7"/>
  <w16cid:commentId w16cid:paraId="000000D4" w16cid:durableId="2808D5B6"/>
  <w16cid:commentId w16cid:paraId="000000D5" w16cid:durableId="2808D5B5"/>
  <w16cid:commentId w16cid:paraId="000000BD" w16cid:durableId="2808D5B3"/>
  <w16cid:commentId w16cid:paraId="000000C6" w16cid:durableId="2808D5B2"/>
  <w16cid:commentId w16cid:paraId="000000C7" w16cid:durableId="2808D5B1"/>
  <w16cid:commentId w16cid:paraId="000000C8" w16cid:durableId="2808D5B0"/>
  <w16cid:commentId w16cid:paraId="000000C0" w16cid:durableId="2808D5AF"/>
  <w16cid:commentId w16cid:paraId="000000C1" w16cid:durableId="2808D5AE"/>
  <w16cid:commentId w16cid:paraId="000000C2" w16cid:durableId="2808D5AD"/>
  <w16cid:commentId w16cid:paraId="000000B7" w16cid:durableId="2808D5AC"/>
  <w16cid:commentId w16cid:paraId="000000B8" w16cid:durableId="2808D5AB"/>
  <w16cid:commentId w16cid:paraId="000000B9" w16cid:durableId="2808D5AA"/>
  <w16cid:commentId w16cid:paraId="000000BA" w16cid:durableId="2808D5A9"/>
  <w16cid:commentId w16cid:paraId="000000BB" w16cid:durableId="2808D5A8"/>
  <w16cid:commentId w16cid:paraId="000000BC" w16cid:durableId="2808D5A7"/>
  <w16cid:commentId w16cid:paraId="000000CA" w16cid:durableId="2808D5A6"/>
  <w16cid:commentId w16cid:paraId="000000CB" w16cid:durableId="2808D5A5"/>
  <w16cid:commentId w16cid:paraId="000000CC" w16cid:durableId="2808D5A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930872" w14:textId="77777777" w:rsidR="00E607F0" w:rsidRDefault="00E607F0">
      <w:pPr>
        <w:spacing w:after="0"/>
      </w:pPr>
      <w:r>
        <w:separator/>
      </w:r>
    </w:p>
  </w:endnote>
  <w:endnote w:type="continuationSeparator" w:id="0">
    <w:p w14:paraId="6A0F5538" w14:textId="77777777" w:rsidR="00E607F0" w:rsidRDefault="00E607F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Rany">
    <w:panose1 w:val="00000000000000000000"/>
    <w:charset w:val="00"/>
    <w:family w:val="modern"/>
    <w:notTrueType/>
    <w:pitch w:val="variable"/>
    <w:sig w:usb0="80000007" w:usb1="0000000A" w:usb2="00000000" w:usb3="00000000" w:csb0="00000003" w:csb1="00000000"/>
  </w:font>
  <w:font w:name="Quattrocento Sans">
    <w:charset w:val="00"/>
    <w:family w:val="swiss"/>
    <w:pitch w:val="variable"/>
    <w:sig w:usb0="800000BF" w:usb1="4000005B" w:usb2="00000000" w:usb3="00000000" w:csb0="00000001" w:csb1="00000000"/>
  </w:font>
  <w:font w:name="(normal text)">
    <w:altName w:val="Calibri"/>
    <w:charset w:val="00"/>
    <w:family w:val="auto"/>
    <w:pitch w:val="default"/>
  </w:font>
  <w:font w:name="Leelawadee UI Semilight">
    <w:panose1 w:val="020B0402040204020203"/>
    <w:charset w:val="00"/>
    <w:family w:val="swiss"/>
    <w:pitch w:val="variable"/>
    <w:sig w:usb0="A3000003" w:usb1="00000000" w:usb2="00010000" w:usb3="00000000" w:csb0="00010101"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B5" w14:textId="77777777" w:rsidR="00710C38" w:rsidRDefault="00000000">
    <w:pPr>
      <w:pBdr>
        <w:top w:val="nil"/>
        <w:left w:val="nil"/>
        <w:bottom w:val="nil"/>
        <w:right w:val="nil"/>
        <w:between w:val="nil"/>
      </w:pBdr>
      <w:tabs>
        <w:tab w:val="center" w:pos="4680"/>
        <w:tab w:val="right" w:pos="9360"/>
        <w:tab w:val="left" w:pos="3456"/>
        <w:tab w:val="left" w:pos="7404"/>
      </w:tabs>
      <w:spacing w:after="0"/>
      <w:rPr>
        <w:color w:val="000000"/>
      </w:rPr>
    </w:pPr>
    <w:r>
      <w:rPr>
        <w:color w:val="000000"/>
      </w:rPr>
      <w:tab/>
    </w:r>
    <w:r>
      <w:rPr>
        <w:color w:val="000000"/>
      </w:rPr>
      <w:tab/>
    </w:r>
    <w:r>
      <w:rPr>
        <w:noProof/>
      </w:rPr>
      <mc:AlternateContent>
        <mc:Choice Requires="wps">
          <w:drawing>
            <wp:anchor distT="0" distB="0" distL="114300" distR="114300" simplePos="0" relativeHeight="251658240" behindDoc="0" locked="0" layoutInCell="1" hidden="0" allowOverlap="1" wp14:anchorId="49E9C09B" wp14:editId="278ED8CC">
              <wp:simplePos x="0" y="0"/>
              <wp:positionH relativeFrom="column">
                <wp:posOffset>-787399</wp:posOffset>
              </wp:positionH>
              <wp:positionV relativeFrom="paragraph">
                <wp:posOffset>9207500</wp:posOffset>
              </wp:positionV>
              <wp:extent cx="828675" cy="321945"/>
              <wp:effectExtent l="0" t="0" r="0" b="0"/>
              <wp:wrapNone/>
              <wp:docPr id="4" name="Rettangolo 4"/>
              <wp:cNvGraphicFramePr/>
              <a:graphic xmlns:a="http://schemas.openxmlformats.org/drawingml/2006/main">
                <a:graphicData uri="http://schemas.microsoft.com/office/word/2010/wordprocessingShape">
                  <wps:wsp>
                    <wps:cNvSpPr/>
                    <wps:spPr>
                      <a:xfrm>
                        <a:off x="4936425" y="3623790"/>
                        <a:ext cx="819150" cy="312420"/>
                      </a:xfrm>
                      <a:prstGeom prst="rect">
                        <a:avLst/>
                      </a:prstGeom>
                      <a:solidFill>
                        <a:srgbClr val="FFFFFF"/>
                      </a:solidFill>
                      <a:ln>
                        <a:noFill/>
                      </a:ln>
                    </wps:spPr>
                    <wps:txbx>
                      <w:txbxContent>
                        <w:p w14:paraId="6F9388B3" w14:textId="77777777" w:rsidR="00710C38" w:rsidRDefault="00000000">
                          <w:pPr>
                            <w:jc w:val="right"/>
                            <w:textDirection w:val="btLr"/>
                          </w:pPr>
                          <w:r>
                            <w:rPr>
                              <w:rFonts w:ascii="Leelawadee UI Semilight" w:eastAsia="Leelawadee UI Semilight" w:hAnsi="Leelawadee UI Semilight" w:cs="Leelawadee UI Semilight"/>
                              <w:color w:val="000000"/>
                              <w:sz w:val="20"/>
                            </w:rPr>
                            <w:t>Page | PAGE   \* MERGEFORMAT12</w:t>
                          </w:r>
                        </w:p>
                      </w:txbxContent>
                    </wps:txbx>
                    <wps:bodyPr spcFirstLastPara="1" wrap="square" lIns="0" tIns="45700" rIns="0" bIns="45700" anchor="t" anchorCtr="0">
                      <a:noAutofit/>
                    </wps:bodyPr>
                  </wps:wsp>
                </a:graphicData>
              </a:graphic>
            </wp:anchor>
          </w:drawing>
        </mc:Choice>
        <mc:Fallback>
          <w:pict>
            <v:rect w14:anchorId="49E9C09B" id="Rettangolo 4" o:spid="_x0000_s1026" style="position:absolute;margin-left:-62pt;margin-top:725pt;width:65.25pt;height:25.3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" stroked="f">
              <v:textbox inset="0,1.2694mm,0,1.2694mm">
                <w:txbxContent>
                  <w:p w14:paraId="6F9388B3" w14:textId="77777777" w:rsidR="00710C38" w:rsidRDefault="00000000">
                    <w:pPr>
                      <w:jc w:val="right"/>
                      <w:textDirection w:val="btLr"/>
                    </w:pPr>
                    <w:r>
                      <w:rPr>
                        <w:rFonts w:ascii="Leelawadee UI Semilight" w:eastAsia="Leelawadee UI Semilight" w:hAnsi="Leelawadee UI Semilight" w:cs="Leelawadee UI Semilight"/>
                        <w:color w:val="000000"/>
                        <w:sz w:val="20"/>
                      </w:rPr>
                      <w:t>Page | PAGE   \* MERGEFORMAT12</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D5FB49" w14:textId="77777777" w:rsidR="00E607F0" w:rsidRDefault="00E607F0">
      <w:pPr>
        <w:spacing w:after="0"/>
      </w:pPr>
      <w:r>
        <w:separator/>
      </w:r>
    </w:p>
  </w:footnote>
  <w:footnote w:type="continuationSeparator" w:id="0">
    <w:p w14:paraId="5AF23142" w14:textId="77777777" w:rsidR="00E607F0" w:rsidRDefault="00E607F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B4" w14:textId="77777777" w:rsidR="00710C38" w:rsidRDefault="00710C38">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54144F"/>
    <w:multiLevelType w:val="multilevel"/>
    <w:tmpl w:val="9A6E028C"/>
    <w:lvl w:ilvl="0">
      <w:start w:val="1"/>
      <w:numFmt w:val="decimal"/>
      <w:lvlText w:val="Article %1."/>
      <w:lvlJc w:val="left"/>
      <w:pPr>
        <w:ind w:left="-1440" w:firstLine="1440"/>
      </w:pPr>
      <w:rPr>
        <w:b w:val="0"/>
        <w:i w:val="0"/>
        <w:smallCaps w:val="0"/>
        <w:strike w:val="0"/>
        <w:color w:val="000000"/>
        <w:sz w:val="20"/>
        <w:szCs w:val="20"/>
        <w:u w:val="single"/>
        <w:vertAlign w:val="baseline"/>
      </w:rPr>
    </w:lvl>
    <w:lvl w:ilvl="1">
      <w:start w:val="1"/>
      <w:numFmt w:val="lowerLetter"/>
      <w:lvlText w:val="(%2)"/>
      <w:lvlJc w:val="left"/>
      <w:pPr>
        <w:ind w:left="0" w:firstLine="1440"/>
      </w:pPr>
      <w:rPr>
        <w:rFonts w:ascii="Rany" w:eastAsia="Rany" w:hAnsi="Rany" w:cs="Rany"/>
        <w:b w:val="0"/>
        <w:i w:val="0"/>
        <w:smallCaps w:val="0"/>
        <w:strike w:val="0"/>
        <w:color w:val="292929"/>
        <w:sz w:val="20"/>
        <w:szCs w:val="20"/>
        <w:u w:val="none"/>
        <w:vertAlign w:val="baseline"/>
      </w:rPr>
    </w:lvl>
    <w:lvl w:ilvl="2">
      <w:start w:val="1"/>
      <w:numFmt w:val="lowerRoman"/>
      <w:lvlText w:val="(%3)"/>
      <w:lvlJc w:val="left"/>
      <w:pPr>
        <w:ind w:left="720" w:firstLine="1440"/>
      </w:pPr>
      <w:rPr>
        <w:rFonts w:ascii="Quattrocento Sans" w:eastAsia="Quattrocento Sans" w:hAnsi="Quattrocento Sans" w:cs="Quattrocento Sans"/>
        <w:b w:val="0"/>
        <w:i w:val="0"/>
        <w:smallCaps w:val="0"/>
        <w:strike w:val="0"/>
        <w:color w:val="000000"/>
        <w:sz w:val="22"/>
        <w:szCs w:val="22"/>
        <w:u w:val="none"/>
        <w:vertAlign w:val="baseline"/>
      </w:rPr>
    </w:lvl>
    <w:lvl w:ilvl="3">
      <w:start w:val="1"/>
      <w:numFmt w:val="upperLetter"/>
      <w:lvlText w:val="(%4)"/>
      <w:lvlJc w:val="left"/>
      <w:pPr>
        <w:ind w:left="2880" w:hanging="720"/>
      </w:pPr>
      <w:rPr>
        <w:rFonts w:ascii="(normal text)" w:eastAsia="(normal text)" w:hAnsi="(normal text)" w:cs="(normal text)"/>
        <w:b w:val="0"/>
        <w:i w:val="0"/>
        <w:smallCaps w:val="0"/>
        <w:strike w:val="0"/>
        <w:color w:val="000000"/>
        <w:sz w:val="24"/>
        <w:szCs w:val="24"/>
        <w:u w:val="none"/>
        <w:vertAlign w:val="baseline"/>
      </w:rPr>
    </w:lvl>
    <w:lvl w:ilvl="4">
      <w:start w:val="1"/>
      <w:numFmt w:val="decimal"/>
      <w:lvlText w:val="Section %5."/>
      <w:lvlJc w:val="left"/>
      <w:pPr>
        <w:ind w:left="0" w:firstLine="0"/>
      </w:pPr>
      <w:rPr>
        <w:rFonts w:ascii="(normal text)" w:eastAsia="(normal text)" w:hAnsi="(normal text)" w:cs="(normal text)"/>
        <w:b w:val="0"/>
        <w:i w:val="0"/>
        <w:smallCaps w:val="0"/>
        <w:strike w:val="0"/>
        <w:color w:val="000000"/>
        <w:sz w:val="24"/>
        <w:szCs w:val="24"/>
        <w:u w:val="none"/>
        <w:vertAlign w:val="baseline"/>
      </w:rPr>
    </w:lvl>
    <w:lvl w:ilvl="5">
      <w:start w:val="1"/>
      <w:numFmt w:val="lowerLetter"/>
      <w:lvlText w:val="(%6)"/>
      <w:lvlJc w:val="left"/>
      <w:pPr>
        <w:ind w:left="0" w:firstLine="720"/>
      </w:pPr>
      <w:rPr>
        <w:rFonts w:ascii="(normal text)" w:eastAsia="(normal text)" w:hAnsi="(normal text)" w:cs="(normal text)"/>
        <w:b w:val="0"/>
        <w:i w:val="0"/>
        <w:smallCaps w:val="0"/>
        <w:strike w:val="0"/>
        <w:color w:val="000000"/>
        <w:sz w:val="24"/>
        <w:szCs w:val="24"/>
        <w:u w:val="none"/>
        <w:vertAlign w:val="baseline"/>
      </w:rPr>
    </w:lvl>
    <w:lvl w:ilvl="6">
      <w:start w:val="1"/>
      <w:numFmt w:val="lowerRoman"/>
      <w:lvlText w:val="(%7)"/>
      <w:lvlJc w:val="left"/>
      <w:pPr>
        <w:ind w:left="1440" w:firstLine="0"/>
      </w:pPr>
      <w:rPr>
        <w:rFonts w:ascii="(normal text)" w:eastAsia="(normal text)" w:hAnsi="(normal text)" w:cs="(normal text)"/>
        <w:b w:val="0"/>
        <w:i w:val="0"/>
        <w:smallCaps w:val="0"/>
        <w:strike w:val="0"/>
        <w:color w:val="000000"/>
        <w:sz w:val="24"/>
        <w:szCs w:val="24"/>
        <w:u w:val="none"/>
        <w:vertAlign w:val="baseline"/>
      </w:rPr>
    </w:lvl>
    <w:lvl w:ilvl="7">
      <w:start w:val="1"/>
      <w:numFmt w:val="decimal"/>
      <w:lvlText w:val=""/>
      <w:lvlJc w:val="left"/>
      <w:pPr>
        <w:ind w:left="7920" w:firstLine="0"/>
      </w:pPr>
      <w:rPr>
        <w:rFonts w:ascii="Times New Roman" w:eastAsia="Times New Roman" w:hAnsi="Times New Roman" w:cs="Times New Roman"/>
        <w:b w:val="0"/>
        <w:i w:val="0"/>
        <w:smallCaps w:val="0"/>
        <w:strike w:val="0"/>
        <w:color w:val="000000"/>
        <w:sz w:val="24"/>
        <w:szCs w:val="24"/>
        <w:u w:val="none"/>
        <w:vertAlign w:val="baseline"/>
      </w:rPr>
    </w:lvl>
    <w:lvl w:ilvl="8">
      <w:start w:val="1"/>
      <w:numFmt w:val="decimal"/>
      <w:lvlText w:val=""/>
      <w:lvlJc w:val="left"/>
      <w:pPr>
        <w:ind w:left="8640" w:firstLine="0"/>
      </w:pPr>
      <w:rPr>
        <w:rFonts w:ascii="Times New Roman" w:eastAsia="Times New Roman" w:hAnsi="Times New Roman" w:cs="Times New Roman"/>
        <w:b w:val="0"/>
        <w:i w:val="0"/>
        <w:smallCaps w:val="0"/>
        <w:strike w:val="0"/>
        <w:color w:val="000000"/>
        <w:sz w:val="24"/>
        <w:szCs w:val="24"/>
        <w:u w:val="none"/>
        <w:vertAlign w:val="baseline"/>
      </w:rPr>
    </w:lvl>
  </w:abstractNum>
  <w:abstractNum w:abstractNumId="1" w15:restartNumberingAfterBreak="0">
    <w:nsid w:val="187039FC"/>
    <w:multiLevelType w:val="multilevel"/>
    <w:tmpl w:val="899836BC"/>
    <w:lvl w:ilvl="0">
      <w:start w:val="1"/>
      <w:numFmt w:val="decimal"/>
      <w:lvlText w:val="Article %1."/>
      <w:lvlJc w:val="left"/>
      <w:pPr>
        <w:ind w:left="-1440" w:firstLine="1440"/>
      </w:pPr>
      <w:rPr>
        <w:b w:val="0"/>
        <w:i w:val="0"/>
        <w:smallCaps w:val="0"/>
        <w:strike w:val="0"/>
        <w:color w:val="000000"/>
        <w:sz w:val="20"/>
        <w:szCs w:val="20"/>
        <w:u w:val="single"/>
        <w:vertAlign w:val="baseline"/>
      </w:rPr>
    </w:lvl>
    <w:lvl w:ilvl="1">
      <w:start w:val="1"/>
      <w:numFmt w:val="lowerLetter"/>
      <w:pStyle w:val="Titolo2"/>
      <w:lvlText w:val="(%2)"/>
      <w:lvlJc w:val="left"/>
      <w:pPr>
        <w:ind w:left="0" w:firstLine="1440"/>
      </w:pPr>
      <w:rPr>
        <w:rFonts w:ascii="Rany" w:eastAsia="Rany" w:hAnsi="Rany" w:cs="Rany"/>
        <w:b w:val="0"/>
        <w:i w:val="0"/>
        <w:smallCaps w:val="0"/>
        <w:strike w:val="0"/>
        <w:color w:val="292929"/>
        <w:sz w:val="20"/>
        <w:szCs w:val="20"/>
        <w:u w:val="none"/>
        <w:vertAlign w:val="baseline"/>
      </w:rPr>
    </w:lvl>
    <w:lvl w:ilvl="2">
      <w:start w:val="1"/>
      <w:numFmt w:val="lowerRoman"/>
      <w:pStyle w:val="Titolo3"/>
      <w:lvlText w:val="(%3)"/>
      <w:lvlJc w:val="left"/>
      <w:pPr>
        <w:ind w:left="720" w:firstLine="1440"/>
      </w:pPr>
      <w:rPr>
        <w:rFonts w:ascii="Quattrocento Sans" w:eastAsia="Quattrocento Sans" w:hAnsi="Quattrocento Sans" w:cs="Quattrocento Sans"/>
        <w:b w:val="0"/>
        <w:i w:val="0"/>
        <w:smallCaps w:val="0"/>
        <w:strike w:val="0"/>
        <w:color w:val="000000"/>
        <w:sz w:val="22"/>
        <w:szCs w:val="22"/>
        <w:u w:val="none"/>
        <w:vertAlign w:val="baseline"/>
      </w:rPr>
    </w:lvl>
    <w:lvl w:ilvl="3">
      <w:start w:val="1"/>
      <w:numFmt w:val="upperLetter"/>
      <w:pStyle w:val="Titolo4"/>
      <w:lvlText w:val="(%4)"/>
      <w:lvlJc w:val="left"/>
      <w:pPr>
        <w:ind w:left="2880" w:hanging="720"/>
      </w:pPr>
      <w:rPr>
        <w:rFonts w:ascii="(normal text)" w:eastAsia="(normal text)" w:hAnsi="(normal text)" w:cs="(normal text)"/>
        <w:b w:val="0"/>
        <w:i w:val="0"/>
        <w:smallCaps w:val="0"/>
        <w:strike w:val="0"/>
        <w:color w:val="000000"/>
        <w:sz w:val="24"/>
        <w:szCs w:val="24"/>
        <w:u w:val="none"/>
        <w:vertAlign w:val="baseline"/>
      </w:rPr>
    </w:lvl>
    <w:lvl w:ilvl="4">
      <w:start w:val="1"/>
      <w:numFmt w:val="decimal"/>
      <w:pStyle w:val="Titolo5"/>
      <w:lvlText w:val="Section %5."/>
      <w:lvlJc w:val="left"/>
      <w:pPr>
        <w:ind w:left="0" w:firstLine="0"/>
      </w:pPr>
      <w:rPr>
        <w:rFonts w:ascii="(normal text)" w:eastAsia="(normal text)" w:hAnsi="(normal text)" w:cs="(normal text)"/>
        <w:b w:val="0"/>
        <w:i w:val="0"/>
        <w:smallCaps w:val="0"/>
        <w:strike w:val="0"/>
        <w:color w:val="000000"/>
        <w:sz w:val="24"/>
        <w:szCs w:val="24"/>
        <w:u w:val="none"/>
        <w:vertAlign w:val="baseline"/>
      </w:rPr>
    </w:lvl>
    <w:lvl w:ilvl="5">
      <w:start w:val="1"/>
      <w:numFmt w:val="lowerLetter"/>
      <w:pStyle w:val="Titolo6"/>
      <w:lvlText w:val="(%6)"/>
      <w:lvlJc w:val="left"/>
      <w:pPr>
        <w:ind w:left="0" w:firstLine="720"/>
      </w:pPr>
      <w:rPr>
        <w:rFonts w:ascii="(normal text)" w:eastAsia="(normal text)" w:hAnsi="(normal text)" w:cs="(normal text)"/>
        <w:b w:val="0"/>
        <w:i w:val="0"/>
        <w:smallCaps w:val="0"/>
        <w:strike w:val="0"/>
        <w:color w:val="000000"/>
        <w:sz w:val="24"/>
        <w:szCs w:val="24"/>
        <w:u w:val="none"/>
        <w:vertAlign w:val="baseline"/>
      </w:rPr>
    </w:lvl>
    <w:lvl w:ilvl="6">
      <w:start w:val="1"/>
      <w:numFmt w:val="lowerRoman"/>
      <w:pStyle w:val="Titolo7"/>
      <w:lvlText w:val="(%7)"/>
      <w:lvlJc w:val="left"/>
      <w:pPr>
        <w:ind w:left="1440" w:firstLine="0"/>
      </w:pPr>
      <w:rPr>
        <w:rFonts w:ascii="(normal text)" w:eastAsia="(normal text)" w:hAnsi="(normal text)" w:cs="(normal text)"/>
        <w:b w:val="0"/>
        <w:i w:val="0"/>
        <w:smallCaps w:val="0"/>
        <w:strike w:val="0"/>
        <w:color w:val="000000"/>
        <w:sz w:val="24"/>
        <w:szCs w:val="24"/>
        <w:u w:val="none"/>
        <w:vertAlign w:val="baseline"/>
      </w:rPr>
    </w:lvl>
    <w:lvl w:ilvl="7">
      <w:start w:val="1"/>
      <w:numFmt w:val="decimal"/>
      <w:pStyle w:val="Titolo8"/>
      <w:lvlText w:val=""/>
      <w:lvlJc w:val="left"/>
      <w:pPr>
        <w:ind w:left="7920" w:firstLine="0"/>
      </w:pPr>
      <w:rPr>
        <w:rFonts w:ascii="Times New Roman" w:eastAsia="Times New Roman" w:hAnsi="Times New Roman" w:cs="Times New Roman"/>
        <w:b w:val="0"/>
        <w:i w:val="0"/>
        <w:smallCaps w:val="0"/>
        <w:strike w:val="0"/>
        <w:color w:val="000000"/>
        <w:sz w:val="24"/>
        <w:szCs w:val="24"/>
        <w:u w:val="none"/>
        <w:vertAlign w:val="baseline"/>
      </w:rPr>
    </w:lvl>
    <w:lvl w:ilvl="8">
      <w:start w:val="1"/>
      <w:numFmt w:val="decimal"/>
      <w:pStyle w:val="Titolo9"/>
      <w:lvlText w:val=""/>
      <w:lvlJc w:val="left"/>
      <w:pPr>
        <w:ind w:left="8640" w:firstLine="0"/>
      </w:pPr>
      <w:rPr>
        <w:rFonts w:ascii="Times New Roman" w:eastAsia="Times New Roman" w:hAnsi="Times New Roman" w:cs="Times New Roman"/>
        <w:b w:val="0"/>
        <w:i w:val="0"/>
        <w:smallCaps w:val="0"/>
        <w:strike w:val="0"/>
        <w:color w:val="000000"/>
        <w:sz w:val="24"/>
        <w:szCs w:val="24"/>
        <w:u w:val="none"/>
        <w:vertAlign w:val="baseline"/>
      </w:rPr>
    </w:lvl>
  </w:abstractNum>
  <w:abstractNum w:abstractNumId="2" w15:restartNumberingAfterBreak="0">
    <w:nsid w:val="1C5F0D7E"/>
    <w:multiLevelType w:val="multilevel"/>
    <w:tmpl w:val="9A6E028C"/>
    <w:lvl w:ilvl="0">
      <w:start w:val="1"/>
      <w:numFmt w:val="decimal"/>
      <w:lvlText w:val="Article %1."/>
      <w:lvlJc w:val="left"/>
      <w:pPr>
        <w:ind w:left="-1440" w:firstLine="1440"/>
      </w:pPr>
      <w:rPr>
        <w:b w:val="0"/>
        <w:i w:val="0"/>
        <w:smallCaps w:val="0"/>
        <w:strike w:val="0"/>
        <w:color w:val="000000"/>
        <w:sz w:val="20"/>
        <w:szCs w:val="20"/>
        <w:u w:val="single"/>
        <w:vertAlign w:val="baseline"/>
      </w:rPr>
    </w:lvl>
    <w:lvl w:ilvl="1">
      <w:start w:val="1"/>
      <w:numFmt w:val="lowerLetter"/>
      <w:lvlText w:val="(%2)"/>
      <w:lvlJc w:val="left"/>
      <w:pPr>
        <w:ind w:left="0" w:firstLine="1440"/>
      </w:pPr>
      <w:rPr>
        <w:rFonts w:ascii="Rany" w:eastAsia="Rany" w:hAnsi="Rany" w:cs="Rany"/>
        <w:b w:val="0"/>
        <w:i w:val="0"/>
        <w:smallCaps w:val="0"/>
        <w:strike w:val="0"/>
        <w:color w:val="292929"/>
        <w:sz w:val="20"/>
        <w:szCs w:val="20"/>
        <w:u w:val="none"/>
        <w:vertAlign w:val="baseline"/>
      </w:rPr>
    </w:lvl>
    <w:lvl w:ilvl="2">
      <w:start w:val="1"/>
      <w:numFmt w:val="lowerRoman"/>
      <w:lvlText w:val="(%3)"/>
      <w:lvlJc w:val="left"/>
      <w:pPr>
        <w:ind w:left="720" w:firstLine="1440"/>
      </w:pPr>
      <w:rPr>
        <w:rFonts w:ascii="Quattrocento Sans" w:eastAsia="Quattrocento Sans" w:hAnsi="Quattrocento Sans" w:cs="Quattrocento Sans"/>
        <w:b w:val="0"/>
        <w:i w:val="0"/>
        <w:smallCaps w:val="0"/>
        <w:strike w:val="0"/>
        <w:color w:val="000000"/>
        <w:sz w:val="22"/>
        <w:szCs w:val="22"/>
        <w:u w:val="none"/>
        <w:vertAlign w:val="baseline"/>
      </w:rPr>
    </w:lvl>
    <w:lvl w:ilvl="3">
      <w:start w:val="1"/>
      <w:numFmt w:val="upperLetter"/>
      <w:lvlText w:val="(%4)"/>
      <w:lvlJc w:val="left"/>
      <w:pPr>
        <w:ind w:left="2880" w:hanging="720"/>
      </w:pPr>
      <w:rPr>
        <w:rFonts w:ascii="(normal text)" w:eastAsia="(normal text)" w:hAnsi="(normal text)" w:cs="(normal text)"/>
        <w:b w:val="0"/>
        <w:i w:val="0"/>
        <w:smallCaps w:val="0"/>
        <w:strike w:val="0"/>
        <w:color w:val="000000"/>
        <w:sz w:val="24"/>
        <w:szCs w:val="24"/>
        <w:u w:val="none"/>
        <w:vertAlign w:val="baseline"/>
      </w:rPr>
    </w:lvl>
    <w:lvl w:ilvl="4">
      <w:start w:val="1"/>
      <w:numFmt w:val="decimal"/>
      <w:lvlText w:val="Section %5."/>
      <w:lvlJc w:val="left"/>
      <w:pPr>
        <w:ind w:left="0" w:firstLine="0"/>
      </w:pPr>
      <w:rPr>
        <w:rFonts w:ascii="(normal text)" w:eastAsia="(normal text)" w:hAnsi="(normal text)" w:cs="(normal text)"/>
        <w:b w:val="0"/>
        <w:i w:val="0"/>
        <w:smallCaps w:val="0"/>
        <w:strike w:val="0"/>
        <w:color w:val="000000"/>
        <w:sz w:val="24"/>
        <w:szCs w:val="24"/>
        <w:u w:val="none"/>
        <w:vertAlign w:val="baseline"/>
      </w:rPr>
    </w:lvl>
    <w:lvl w:ilvl="5">
      <w:start w:val="1"/>
      <w:numFmt w:val="lowerLetter"/>
      <w:lvlText w:val="(%6)"/>
      <w:lvlJc w:val="left"/>
      <w:pPr>
        <w:ind w:left="0" w:firstLine="720"/>
      </w:pPr>
      <w:rPr>
        <w:rFonts w:ascii="(normal text)" w:eastAsia="(normal text)" w:hAnsi="(normal text)" w:cs="(normal text)"/>
        <w:b w:val="0"/>
        <w:i w:val="0"/>
        <w:smallCaps w:val="0"/>
        <w:strike w:val="0"/>
        <w:color w:val="000000"/>
        <w:sz w:val="24"/>
        <w:szCs w:val="24"/>
        <w:u w:val="none"/>
        <w:vertAlign w:val="baseline"/>
      </w:rPr>
    </w:lvl>
    <w:lvl w:ilvl="6">
      <w:start w:val="1"/>
      <w:numFmt w:val="lowerRoman"/>
      <w:lvlText w:val="(%7)"/>
      <w:lvlJc w:val="left"/>
      <w:pPr>
        <w:ind w:left="1440" w:firstLine="0"/>
      </w:pPr>
      <w:rPr>
        <w:rFonts w:ascii="(normal text)" w:eastAsia="(normal text)" w:hAnsi="(normal text)" w:cs="(normal text)"/>
        <w:b w:val="0"/>
        <w:i w:val="0"/>
        <w:smallCaps w:val="0"/>
        <w:strike w:val="0"/>
        <w:color w:val="000000"/>
        <w:sz w:val="24"/>
        <w:szCs w:val="24"/>
        <w:u w:val="none"/>
        <w:vertAlign w:val="baseline"/>
      </w:rPr>
    </w:lvl>
    <w:lvl w:ilvl="7">
      <w:start w:val="1"/>
      <w:numFmt w:val="decimal"/>
      <w:lvlText w:val=""/>
      <w:lvlJc w:val="left"/>
      <w:pPr>
        <w:ind w:left="7920" w:firstLine="0"/>
      </w:pPr>
      <w:rPr>
        <w:rFonts w:ascii="Times New Roman" w:eastAsia="Times New Roman" w:hAnsi="Times New Roman" w:cs="Times New Roman"/>
        <w:b w:val="0"/>
        <w:i w:val="0"/>
        <w:smallCaps w:val="0"/>
        <w:strike w:val="0"/>
        <w:color w:val="000000"/>
        <w:sz w:val="24"/>
        <w:szCs w:val="24"/>
        <w:u w:val="none"/>
        <w:vertAlign w:val="baseline"/>
      </w:rPr>
    </w:lvl>
    <w:lvl w:ilvl="8">
      <w:start w:val="1"/>
      <w:numFmt w:val="decimal"/>
      <w:lvlText w:val=""/>
      <w:lvlJc w:val="left"/>
      <w:pPr>
        <w:ind w:left="8640" w:firstLine="0"/>
      </w:pPr>
      <w:rPr>
        <w:rFonts w:ascii="Times New Roman" w:eastAsia="Times New Roman" w:hAnsi="Times New Roman" w:cs="Times New Roman"/>
        <w:b w:val="0"/>
        <w:i w:val="0"/>
        <w:smallCaps w:val="0"/>
        <w:strike w:val="0"/>
        <w:color w:val="000000"/>
        <w:sz w:val="24"/>
        <w:szCs w:val="24"/>
        <w:u w:val="none"/>
        <w:vertAlign w:val="baseline"/>
      </w:rPr>
    </w:lvl>
  </w:abstractNum>
  <w:abstractNum w:abstractNumId="3" w15:restartNumberingAfterBreak="0">
    <w:nsid w:val="406771D0"/>
    <w:multiLevelType w:val="multilevel"/>
    <w:tmpl w:val="1986B19E"/>
    <w:lvl w:ilvl="0">
      <w:start w:val="1"/>
      <w:numFmt w:val="decimal"/>
      <w:pStyle w:val="A3i"/>
      <w:lvlText w:val="Article %1."/>
      <w:lvlJc w:val="left"/>
      <w:pPr>
        <w:ind w:left="-1440" w:firstLine="1440"/>
      </w:pPr>
      <w:rPr>
        <w:b w:val="0"/>
        <w:i w:val="0"/>
        <w:smallCaps w:val="0"/>
        <w:strike w:val="0"/>
        <w:color w:val="000000"/>
        <w:sz w:val="20"/>
        <w:szCs w:val="20"/>
        <w:u w:val="single"/>
        <w:vertAlign w:val="baseline"/>
      </w:rPr>
    </w:lvl>
    <w:lvl w:ilvl="1">
      <w:start w:val="1"/>
      <w:numFmt w:val="lowerRoman"/>
      <w:lvlText w:val="(%2)"/>
      <w:lvlJc w:val="left"/>
      <w:pPr>
        <w:ind w:left="0" w:firstLine="1440"/>
      </w:pPr>
      <w:rPr>
        <w:b w:val="0"/>
        <w:i w:val="0"/>
        <w:smallCaps w:val="0"/>
        <w:strike w:val="0"/>
        <w:color w:val="292929"/>
        <w:sz w:val="20"/>
        <w:szCs w:val="20"/>
        <w:u w:val="none"/>
        <w:vertAlign w:val="baseline"/>
      </w:rPr>
    </w:lvl>
    <w:lvl w:ilvl="2">
      <w:start w:val="1"/>
      <w:numFmt w:val="lowerRoman"/>
      <w:lvlText w:val="(%3)"/>
      <w:lvlJc w:val="left"/>
      <w:pPr>
        <w:ind w:left="720" w:firstLine="1440"/>
      </w:pPr>
      <w:rPr>
        <w:rFonts w:ascii="Quattrocento Sans" w:eastAsia="Quattrocento Sans" w:hAnsi="Quattrocento Sans" w:cs="Quattrocento Sans"/>
        <w:b w:val="0"/>
        <w:i w:val="0"/>
        <w:smallCaps w:val="0"/>
        <w:strike w:val="0"/>
        <w:color w:val="000000"/>
        <w:sz w:val="22"/>
        <w:szCs w:val="22"/>
        <w:u w:val="none"/>
        <w:vertAlign w:val="baseline"/>
      </w:rPr>
    </w:lvl>
    <w:lvl w:ilvl="3">
      <w:start w:val="1"/>
      <w:numFmt w:val="upperLetter"/>
      <w:lvlText w:val="(%4)"/>
      <w:lvlJc w:val="left"/>
      <w:pPr>
        <w:ind w:left="2880" w:hanging="720"/>
      </w:pPr>
      <w:rPr>
        <w:rFonts w:ascii="(normal text)" w:eastAsia="(normal text)" w:hAnsi="(normal text)" w:cs="(normal text)"/>
        <w:b w:val="0"/>
        <w:i w:val="0"/>
        <w:smallCaps w:val="0"/>
        <w:strike w:val="0"/>
        <w:color w:val="000000"/>
        <w:sz w:val="24"/>
        <w:szCs w:val="24"/>
        <w:u w:val="none"/>
        <w:vertAlign w:val="baseline"/>
      </w:rPr>
    </w:lvl>
    <w:lvl w:ilvl="4">
      <w:start w:val="1"/>
      <w:numFmt w:val="decimal"/>
      <w:lvlText w:val="Section %5."/>
      <w:lvlJc w:val="left"/>
      <w:pPr>
        <w:ind w:left="0" w:firstLine="0"/>
      </w:pPr>
      <w:rPr>
        <w:rFonts w:ascii="(normal text)" w:eastAsia="(normal text)" w:hAnsi="(normal text)" w:cs="(normal text)"/>
        <w:b w:val="0"/>
        <w:i w:val="0"/>
        <w:smallCaps w:val="0"/>
        <w:strike w:val="0"/>
        <w:color w:val="000000"/>
        <w:sz w:val="24"/>
        <w:szCs w:val="24"/>
        <w:u w:val="none"/>
        <w:vertAlign w:val="baseline"/>
      </w:rPr>
    </w:lvl>
    <w:lvl w:ilvl="5">
      <w:start w:val="1"/>
      <w:numFmt w:val="lowerLetter"/>
      <w:lvlText w:val="(%6)"/>
      <w:lvlJc w:val="left"/>
      <w:pPr>
        <w:ind w:left="0" w:firstLine="720"/>
      </w:pPr>
      <w:rPr>
        <w:rFonts w:ascii="(normal text)" w:eastAsia="(normal text)" w:hAnsi="(normal text)" w:cs="(normal text)"/>
        <w:b w:val="0"/>
        <w:i w:val="0"/>
        <w:smallCaps w:val="0"/>
        <w:strike w:val="0"/>
        <w:color w:val="000000"/>
        <w:sz w:val="24"/>
        <w:szCs w:val="24"/>
        <w:u w:val="none"/>
        <w:vertAlign w:val="baseline"/>
      </w:rPr>
    </w:lvl>
    <w:lvl w:ilvl="6">
      <w:start w:val="1"/>
      <w:numFmt w:val="lowerRoman"/>
      <w:lvlText w:val="(%7)"/>
      <w:lvlJc w:val="left"/>
      <w:pPr>
        <w:ind w:left="1440" w:firstLine="0"/>
      </w:pPr>
      <w:rPr>
        <w:rFonts w:ascii="(normal text)" w:eastAsia="(normal text)" w:hAnsi="(normal text)" w:cs="(normal text)"/>
        <w:b w:val="0"/>
        <w:i w:val="0"/>
        <w:smallCaps w:val="0"/>
        <w:strike w:val="0"/>
        <w:color w:val="000000"/>
        <w:sz w:val="24"/>
        <w:szCs w:val="24"/>
        <w:u w:val="none"/>
        <w:vertAlign w:val="baseline"/>
      </w:rPr>
    </w:lvl>
    <w:lvl w:ilvl="7">
      <w:start w:val="1"/>
      <w:numFmt w:val="decimal"/>
      <w:lvlText w:val=""/>
      <w:lvlJc w:val="left"/>
      <w:pPr>
        <w:ind w:left="7920" w:firstLine="0"/>
      </w:pPr>
      <w:rPr>
        <w:rFonts w:ascii="Times New Roman" w:eastAsia="Times New Roman" w:hAnsi="Times New Roman" w:cs="Times New Roman"/>
        <w:b w:val="0"/>
        <w:i w:val="0"/>
        <w:smallCaps w:val="0"/>
        <w:strike w:val="0"/>
        <w:color w:val="000000"/>
        <w:sz w:val="24"/>
        <w:szCs w:val="24"/>
        <w:u w:val="none"/>
        <w:vertAlign w:val="baseline"/>
      </w:rPr>
    </w:lvl>
    <w:lvl w:ilvl="8">
      <w:start w:val="1"/>
      <w:numFmt w:val="decimal"/>
      <w:lvlText w:val=""/>
      <w:lvlJc w:val="left"/>
      <w:pPr>
        <w:ind w:left="8640" w:firstLine="0"/>
      </w:pPr>
      <w:rPr>
        <w:rFonts w:ascii="Times New Roman" w:eastAsia="Times New Roman" w:hAnsi="Times New Roman" w:cs="Times New Roman"/>
        <w:b w:val="0"/>
        <w:i w:val="0"/>
        <w:smallCaps w:val="0"/>
        <w:strike w:val="0"/>
        <w:color w:val="000000"/>
        <w:sz w:val="24"/>
        <w:szCs w:val="24"/>
        <w:u w:val="none"/>
        <w:vertAlign w:val="baseline"/>
      </w:rPr>
    </w:lvl>
  </w:abstractNum>
  <w:abstractNum w:abstractNumId="4" w15:restartNumberingAfterBreak="0">
    <w:nsid w:val="439E3DE9"/>
    <w:multiLevelType w:val="multilevel"/>
    <w:tmpl w:val="B6B263E8"/>
    <w:lvl w:ilvl="0">
      <w:start w:val="1"/>
      <w:numFmt w:val="decimal"/>
      <w:lvlText w:val="Article %1."/>
      <w:lvlJc w:val="left"/>
      <w:pPr>
        <w:ind w:left="-1440" w:firstLine="1440"/>
      </w:pPr>
      <w:rPr>
        <w:b w:val="0"/>
        <w:i w:val="0"/>
        <w:smallCaps w:val="0"/>
        <w:strike w:val="0"/>
        <w:color w:val="000000"/>
        <w:sz w:val="20"/>
        <w:szCs w:val="20"/>
        <w:u w:val="single"/>
        <w:vertAlign w:val="baseline"/>
      </w:rPr>
    </w:lvl>
    <w:lvl w:ilvl="1">
      <w:start w:val="1"/>
      <w:numFmt w:val="lowerLetter"/>
      <w:pStyle w:val="A2i"/>
      <w:lvlText w:val="(%2)"/>
      <w:lvlJc w:val="left"/>
      <w:pPr>
        <w:ind w:left="0" w:firstLine="1440"/>
      </w:pPr>
      <w:rPr>
        <w:rFonts w:ascii="Rany" w:eastAsia="Rany" w:hAnsi="Rany" w:cs="Rany"/>
        <w:b w:val="0"/>
        <w:i w:val="0"/>
        <w:smallCaps w:val="0"/>
        <w:strike w:val="0"/>
        <w:color w:val="292929"/>
        <w:sz w:val="20"/>
        <w:szCs w:val="20"/>
        <w:u w:val="none"/>
        <w:vertAlign w:val="baseline"/>
      </w:rPr>
    </w:lvl>
    <w:lvl w:ilvl="2">
      <w:start w:val="1"/>
      <w:numFmt w:val="lowerRoman"/>
      <w:lvlText w:val="(%3)"/>
      <w:lvlJc w:val="left"/>
      <w:pPr>
        <w:ind w:left="720" w:firstLine="1440"/>
      </w:pPr>
      <w:rPr>
        <w:rFonts w:ascii="Quattrocento Sans" w:eastAsia="Quattrocento Sans" w:hAnsi="Quattrocento Sans" w:cs="Quattrocento Sans"/>
        <w:b w:val="0"/>
        <w:i w:val="0"/>
        <w:smallCaps w:val="0"/>
        <w:strike w:val="0"/>
        <w:color w:val="000000"/>
        <w:sz w:val="22"/>
        <w:szCs w:val="22"/>
        <w:u w:val="none"/>
        <w:vertAlign w:val="baseline"/>
      </w:rPr>
    </w:lvl>
    <w:lvl w:ilvl="3">
      <w:start w:val="1"/>
      <w:numFmt w:val="upperLetter"/>
      <w:lvlText w:val="(%4)"/>
      <w:lvlJc w:val="left"/>
      <w:pPr>
        <w:ind w:left="2880" w:hanging="720"/>
      </w:pPr>
      <w:rPr>
        <w:rFonts w:ascii="(normal text)" w:eastAsia="(normal text)" w:hAnsi="(normal text)" w:cs="(normal text)"/>
        <w:b w:val="0"/>
        <w:i w:val="0"/>
        <w:smallCaps w:val="0"/>
        <w:strike w:val="0"/>
        <w:color w:val="000000"/>
        <w:sz w:val="24"/>
        <w:szCs w:val="24"/>
        <w:u w:val="none"/>
        <w:vertAlign w:val="baseline"/>
      </w:rPr>
    </w:lvl>
    <w:lvl w:ilvl="4">
      <w:start w:val="1"/>
      <w:numFmt w:val="decimal"/>
      <w:lvlText w:val="Section %5."/>
      <w:lvlJc w:val="left"/>
      <w:pPr>
        <w:ind w:left="0" w:firstLine="0"/>
      </w:pPr>
      <w:rPr>
        <w:rFonts w:ascii="(normal text)" w:eastAsia="(normal text)" w:hAnsi="(normal text)" w:cs="(normal text)"/>
        <w:b w:val="0"/>
        <w:i w:val="0"/>
        <w:smallCaps w:val="0"/>
        <w:strike w:val="0"/>
        <w:color w:val="000000"/>
        <w:sz w:val="24"/>
        <w:szCs w:val="24"/>
        <w:u w:val="none"/>
        <w:vertAlign w:val="baseline"/>
      </w:rPr>
    </w:lvl>
    <w:lvl w:ilvl="5">
      <w:start w:val="1"/>
      <w:numFmt w:val="lowerLetter"/>
      <w:lvlText w:val="(%6)"/>
      <w:lvlJc w:val="left"/>
      <w:pPr>
        <w:ind w:left="0" w:firstLine="720"/>
      </w:pPr>
      <w:rPr>
        <w:rFonts w:ascii="(normal text)" w:eastAsia="(normal text)" w:hAnsi="(normal text)" w:cs="(normal text)"/>
        <w:b w:val="0"/>
        <w:i w:val="0"/>
        <w:smallCaps w:val="0"/>
        <w:strike w:val="0"/>
        <w:color w:val="000000"/>
        <w:sz w:val="24"/>
        <w:szCs w:val="24"/>
        <w:u w:val="none"/>
        <w:vertAlign w:val="baseline"/>
      </w:rPr>
    </w:lvl>
    <w:lvl w:ilvl="6">
      <w:start w:val="1"/>
      <w:numFmt w:val="lowerRoman"/>
      <w:lvlText w:val="(%7)"/>
      <w:lvlJc w:val="left"/>
      <w:pPr>
        <w:ind w:left="1440" w:firstLine="0"/>
      </w:pPr>
      <w:rPr>
        <w:rFonts w:ascii="(normal text)" w:eastAsia="(normal text)" w:hAnsi="(normal text)" w:cs="(normal text)"/>
        <w:b w:val="0"/>
        <w:i w:val="0"/>
        <w:smallCaps w:val="0"/>
        <w:strike w:val="0"/>
        <w:color w:val="000000"/>
        <w:sz w:val="24"/>
        <w:szCs w:val="24"/>
        <w:u w:val="none"/>
        <w:vertAlign w:val="baseline"/>
      </w:rPr>
    </w:lvl>
    <w:lvl w:ilvl="7">
      <w:start w:val="1"/>
      <w:numFmt w:val="decimal"/>
      <w:lvlText w:val=""/>
      <w:lvlJc w:val="left"/>
      <w:pPr>
        <w:ind w:left="7920" w:firstLine="0"/>
      </w:pPr>
      <w:rPr>
        <w:rFonts w:ascii="Times New Roman" w:eastAsia="Times New Roman" w:hAnsi="Times New Roman" w:cs="Times New Roman"/>
        <w:b w:val="0"/>
        <w:i w:val="0"/>
        <w:smallCaps w:val="0"/>
        <w:strike w:val="0"/>
        <w:color w:val="000000"/>
        <w:sz w:val="24"/>
        <w:szCs w:val="24"/>
        <w:u w:val="none"/>
        <w:vertAlign w:val="baseline"/>
      </w:rPr>
    </w:lvl>
    <w:lvl w:ilvl="8">
      <w:start w:val="1"/>
      <w:numFmt w:val="decimal"/>
      <w:lvlText w:val=""/>
      <w:lvlJc w:val="left"/>
      <w:pPr>
        <w:ind w:left="8640" w:firstLine="0"/>
      </w:pPr>
      <w:rPr>
        <w:rFonts w:ascii="Times New Roman" w:eastAsia="Times New Roman" w:hAnsi="Times New Roman" w:cs="Times New Roman"/>
        <w:b w:val="0"/>
        <w:i w:val="0"/>
        <w:smallCaps w:val="0"/>
        <w:strike w:val="0"/>
        <w:color w:val="000000"/>
        <w:sz w:val="24"/>
        <w:szCs w:val="24"/>
        <w:u w:val="none"/>
        <w:vertAlign w:val="baseline"/>
      </w:rPr>
    </w:lvl>
  </w:abstractNum>
  <w:abstractNum w:abstractNumId="5" w15:restartNumberingAfterBreak="0">
    <w:nsid w:val="4B2D34F5"/>
    <w:multiLevelType w:val="multilevel"/>
    <w:tmpl w:val="A1E0933A"/>
    <w:lvl w:ilvl="0">
      <w:start w:val="1"/>
      <w:numFmt w:val="decimal"/>
      <w:pStyle w:val="ArticleL1"/>
      <w:lvlText w:val="Article %1."/>
      <w:lvlJc w:val="left"/>
      <w:pPr>
        <w:ind w:left="-1440" w:firstLine="1440"/>
      </w:pPr>
      <w:rPr>
        <w:b w:val="0"/>
        <w:i w:val="0"/>
        <w:smallCaps w:val="0"/>
        <w:strike w:val="0"/>
        <w:color w:val="000000"/>
        <w:sz w:val="20"/>
        <w:szCs w:val="20"/>
        <w:u w:val="single"/>
        <w:vertAlign w:val="baseline"/>
      </w:rPr>
    </w:lvl>
    <w:lvl w:ilvl="1">
      <w:start w:val="1"/>
      <w:numFmt w:val="lowerLetter"/>
      <w:lvlText w:val="(%2)"/>
      <w:lvlJc w:val="left"/>
      <w:pPr>
        <w:ind w:left="0" w:firstLine="1440"/>
      </w:pPr>
      <w:rPr>
        <w:rFonts w:ascii="Rany" w:eastAsia="Rany" w:hAnsi="Rany" w:cs="Rany"/>
        <w:b w:val="0"/>
        <w:i w:val="0"/>
        <w:smallCaps w:val="0"/>
        <w:strike w:val="0"/>
        <w:color w:val="292929"/>
        <w:sz w:val="20"/>
        <w:szCs w:val="20"/>
        <w:u w:val="none"/>
        <w:vertAlign w:val="baseline"/>
      </w:rPr>
    </w:lvl>
    <w:lvl w:ilvl="2">
      <w:start w:val="1"/>
      <w:numFmt w:val="lowerRoman"/>
      <w:pStyle w:val="ArticleL3"/>
      <w:lvlText w:val="(%3)"/>
      <w:lvlJc w:val="left"/>
      <w:pPr>
        <w:ind w:left="720" w:firstLine="1440"/>
      </w:pPr>
      <w:rPr>
        <w:rFonts w:ascii="Quattrocento Sans" w:eastAsia="Quattrocento Sans" w:hAnsi="Quattrocento Sans" w:cs="Quattrocento Sans"/>
        <w:b w:val="0"/>
        <w:i w:val="0"/>
        <w:smallCaps w:val="0"/>
        <w:strike w:val="0"/>
        <w:color w:val="000000"/>
        <w:sz w:val="22"/>
        <w:szCs w:val="22"/>
        <w:u w:val="none"/>
        <w:vertAlign w:val="baseline"/>
      </w:rPr>
    </w:lvl>
    <w:lvl w:ilvl="3">
      <w:start w:val="1"/>
      <w:numFmt w:val="upperLetter"/>
      <w:pStyle w:val="ArticleL4"/>
      <w:lvlText w:val="(%4)"/>
      <w:lvlJc w:val="left"/>
      <w:pPr>
        <w:ind w:left="2880" w:hanging="720"/>
      </w:pPr>
      <w:rPr>
        <w:rFonts w:ascii="(normal text)" w:eastAsia="(normal text)" w:hAnsi="(normal text)" w:cs="(normal text)"/>
        <w:b w:val="0"/>
        <w:i w:val="0"/>
        <w:smallCaps w:val="0"/>
        <w:strike w:val="0"/>
        <w:color w:val="000000"/>
        <w:sz w:val="24"/>
        <w:szCs w:val="24"/>
        <w:u w:val="none"/>
        <w:vertAlign w:val="baseline"/>
      </w:rPr>
    </w:lvl>
    <w:lvl w:ilvl="4">
      <w:start w:val="1"/>
      <w:numFmt w:val="decimal"/>
      <w:pStyle w:val="ArticleL5"/>
      <w:lvlText w:val="Section %5."/>
      <w:lvlJc w:val="left"/>
      <w:pPr>
        <w:ind w:left="0" w:firstLine="0"/>
      </w:pPr>
      <w:rPr>
        <w:rFonts w:ascii="(normal text)" w:eastAsia="(normal text)" w:hAnsi="(normal text)" w:cs="(normal text)"/>
        <w:b w:val="0"/>
        <w:i w:val="0"/>
        <w:smallCaps w:val="0"/>
        <w:strike w:val="0"/>
        <w:color w:val="000000"/>
        <w:sz w:val="24"/>
        <w:szCs w:val="24"/>
        <w:u w:val="none"/>
        <w:vertAlign w:val="baseline"/>
      </w:rPr>
    </w:lvl>
    <w:lvl w:ilvl="5">
      <w:start w:val="1"/>
      <w:numFmt w:val="lowerLetter"/>
      <w:pStyle w:val="ArticleL6"/>
      <w:lvlText w:val="(%6)"/>
      <w:lvlJc w:val="left"/>
      <w:pPr>
        <w:ind w:left="0" w:firstLine="720"/>
      </w:pPr>
      <w:rPr>
        <w:rFonts w:ascii="(normal text)" w:eastAsia="(normal text)" w:hAnsi="(normal text)" w:cs="(normal text)"/>
        <w:b w:val="0"/>
        <w:i w:val="0"/>
        <w:smallCaps w:val="0"/>
        <w:strike w:val="0"/>
        <w:color w:val="000000"/>
        <w:sz w:val="24"/>
        <w:szCs w:val="24"/>
        <w:u w:val="none"/>
        <w:vertAlign w:val="baseline"/>
      </w:rPr>
    </w:lvl>
    <w:lvl w:ilvl="6">
      <w:start w:val="1"/>
      <w:numFmt w:val="lowerRoman"/>
      <w:pStyle w:val="ArticleL7"/>
      <w:lvlText w:val="(%7)"/>
      <w:lvlJc w:val="left"/>
      <w:pPr>
        <w:ind w:left="1440" w:firstLine="0"/>
      </w:pPr>
      <w:rPr>
        <w:rFonts w:ascii="(normal text)" w:eastAsia="(normal text)" w:hAnsi="(normal text)" w:cs="(normal text)"/>
        <w:b w:val="0"/>
        <w:i w:val="0"/>
        <w:smallCaps w:val="0"/>
        <w:strike w:val="0"/>
        <w:color w:val="000000"/>
        <w:sz w:val="24"/>
        <w:szCs w:val="24"/>
        <w:u w:val="none"/>
        <w:vertAlign w:val="baseline"/>
      </w:rPr>
    </w:lvl>
    <w:lvl w:ilvl="7">
      <w:start w:val="1"/>
      <w:numFmt w:val="decimal"/>
      <w:pStyle w:val="ArticleL8"/>
      <w:lvlText w:val=""/>
      <w:lvlJc w:val="left"/>
      <w:pPr>
        <w:ind w:left="7920" w:firstLine="0"/>
      </w:pPr>
      <w:rPr>
        <w:rFonts w:ascii="Times New Roman" w:eastAsia="Times New Roman" w:hAnsi="Times New Roman" w:cs="Times New Roman"/>
        <w:b w:val="0"/>
        <w:i w:val="0"/>
        <w:smallCaps w:val="0"/>
        <w:strike w:val="0"/>
        <w:color w:val="000000"/>
        <w:sz w:val="24"/>
        <w:szCs w:val="24"/>
        <w:u w:val="none"/>
        <w:vertAlign w:val="baseline"/>
      </w:rPr>
    </w:lvl>
    <w:lvl w:ilvl="8">
      <w:start w:val="1"/>
      <w:numFmt w:val="decimal"/>
      <w:pStyle w:val="ArticleL9"/>
      <w:lvlText w:val=""/>
      <w:lvlJc w:val="left"/>
      <w:pPr>
        <w:ind w:left="8640" w:firstLine="0"/>
      </w:pPr>
      <w:rPr>
        <w:rFonts w:ascii="Times New Roman" w:eastAsia="Times New Roman" w:hAnsi="Times New Roman" w:cs="Times New Roman"/>
        <w:b w:val="0"/>
        <w:i w:val="0"/>
        <w:smallCaps w:val="0"/>
        <w:strike w:val="0"/>
        <w:color w:val="000000"/>
        <w:sz w:val="24"/>
        <w:szCs w:val="24"/>
        <w:u w:val="none"/>
        <w:vertAlign w:val="baseline"/>
      </w:rPr>
    </w:lvl>
  </w:abstractNum>
  <w:abstractNum w:abstractNumId="6" w15:restartNumberingAfterBreak="0">
    <w:nsid w:val="509102B7"/>
    <w:multiLevelType w:val="multilevel"/>
    <w:tmpl w:val="A07C3528"/>
    <w:lvl w:ilvl="0">
      <w:start w:val="2"/>
      <w:numFmt w:val="bullet"/>
      <w:pStyle w:val="Puntoelenco2"/>
      <w:lvlText w:val="-"/>
      <w:lvlJc w:val="left"/>
      <w:pPr>
        <w:ind w:left="720" w:hanging="360"/>
      </w:pPr>
      <w:rPr>
        <w:rFonts w:ascii="Leelawadee UI Semilight" w:eastAsia="Leelawadee UI Semilight" w:hAnsi="Leelawadee UI Semilight" w:cs="Leelawadee UI Semiligh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16B2122"/>
    <w:multiLevelType w:val="multilevel"/>
    <w:tmpl w:val="9A6E028C"/>
    <w:lvl w:ilvl="0">
      <w:start w:val="1"/>
      <w:numFmt w:val="decimal"/>
      <w:lvlText w:val="Article %1."/>
      <w:lvlJc w:val="left"/>
      <w:pPr>
        <w:ind w:left="-1440" w:firstLine="1440"/>
      </w:pPr>
      <w:rPr>
        <w:b w:val="0"/>
        <w:i w:val="0"/>
        <w:smallCaps w:val="0"/>
        <w:strike w:val="0"/>
        <w:color w:val="000000"/>
        <w:sz w:val="20"/>
        <w:szCs w:val="20"/>
        <w:u w:val="single"/>
        <w:vertAlign w:val="baseline"/>
      </w:rPr>
    </w:lvl>
    <w:lvl w:ilvl="1">
      <w:start w:val="1"/>
      <w:numFmt w:val="lowerLetter"/>
      <w:lvlText w:val="(%2)"/>
      <w:lvlJc w:val="left"/>
      <w:pPr>
        <w:ind w:left="0" w:firstLine="1440"/>
      </w:pPr>
      <w:rPr>
        <w:rFonts w:ascii="Rany" w:eastAsia="Rany" w:hAnsi="Rany" w:cs="Rany"/>
        <w:b w:val="0"/>
        <w:i w:val="0"/>
        <w:smallCaps w:val="0"/>
        <w:strike w:val="0"/>
        <w:color w:val="292929"/>
        <w:sz w:val="20"/>
        <w:szCs w:val="20"/>
        <w:u w:val="none"/>
        <w:vertAlign w:val="baseline"/>
      </w:rPr>
    </w:lvl>
    <w:lvl w:ilvl="2">
      <w:start w:val="1"/>
      <w:numFmt w:val="lowerRoman"/>
      <w:lvlText w:val="(%3)"/>
      <w:lvlJc w:val="left"/>
      <w:pPr>
        <w:ind w:left="720" w:firstLine="1440"/>
      </w:pPr>
      <w:rPr>
        <w:rFonts w:ascii="Quattrocento Sans" w:eastAsia="Quattrocento Sans" w:hAnsi="Quattrocento Sans" w:cs="Quattrocento Sans"/>
        <w:b w:val="0"/>
        <w:i w:val="0"/>
        <w:smallCaps w:val="0"/>
        <w:strike w:val="0"/>
        <w:color w:val="000000"/>
        <w:sz w:val="22"/>
        <w:szCs w:val="22"/>
        <w:u w:val="none"/>
        <w:vertAlign w:val="baseline"/>
      </w:rPr>
    </w:lvl>
    <w:lvl w:ilvl="3">
      <w:start w:val="1"/>
      <w:numFmt w:val="upperLetter"/>
      <w:lvlText w:val="(%4)"/>
      <w:lvlJc w:val="left"/>
      <w:pPr>
        <w:ind w:left="2880" w:hanging="720"/>
      </w:pPr>
      <w:rPr>
        <w:rFonts w:ascii="(normal text)" w:eastAsia="(normal text)" w:hAnsi="(normal text)" w:cs="(normal text)"/>
        <w:b w:val="0"/>
        <w:i w:val="0"/>
        <w:smallCaps w:val="0"/>
        <w:strike w:val="0"/>
        <w:color w:val="000000"/>
        <w:sz w:val="24"/>
        <w:szCs w:val="24"/>
        <w:u w:val="none"/>
        <w:vertAlign w:val="baseline"/>
      </w:rPr>
    </w:lvl>
    <w:lvl w:ilvl="4">
      <w:start w:val="1"/>
      <w:numFmt w:val="decimal"/>
      <w:lvlText w:val="Section %5."/>
      <w:lvlJc w:val="left"/>
      <w:pPr>
        <w:ind w:left="0" w:firstLine="0"/>
      </w:pPr>
      <w:rPr>
        <w:rFonts w:ascii="(normal text)" w:eastAsia="(normal text)" w:hAnsi="(normal text)" w:cs="(normal text)"/>
        <w:b w:val="0"/>
        <w:i w:val="0"/>
        <w:smallCaps w:val="0"/>
        <w:strike w:val="0"/>
        <w:color w:val="000000"/>
        <w:sz w:val="24"/>
        <w:szCs w:val="24"/>
        <w:u w:val="none"/>
        <w:vertAlign w:val="baseline"/>
      </w:rPr>
    </w:lvl>
    <w:lvl w:ilvl="5">
      <w:start w:val="1"/>
      <w:numFmt w:val="lowerLetter"/>
      <w:lvlText w:val="(%6)"/>
      <w:lvlJc w:val="left"/>
      <w:pPr>
        <w:ind w:left="0" w:firstLine="720"/>
      </w:pPr>
      <w:rPr>
        <w:rFonts w:ascii="(normal text)" w:eastAsia="(normal text)" w:hAnsi="(normal text)" w:cs="(normal text)"/>
        <w:b w:val="0"/>
        <w:i w:val="0"/>
        <w:smallCaps w:val="0"/>
        <w:strike w:val="0"/>
        <w:color w:val="000000"/>
        <w:sz w:val="24"/>
        <w:szCs w:val="24"/>
        <w:u w:val="none"/>
        <w:vertAlign w:val="baseline"/>
      </w:rPr>
    </w:lvl>
    <w:lvl w:ilvl="6">
      <w:start w:val="1"/>
      <w:numFmt w:val="lowerRoman"/>
      <w:lvlText w:val="(%7)"/>
      <w:lvlJc w:val="left"/>
      <w:pPr>
        <w:ind w:left="1440" w:firstLine="0"/>
      </w:pPr>
      <w:rPr>
        <w:rFonts w:ascii="(normal text)" w:eastAsia="(normal text)" w:hAnsi="(normal text)" w:cs="(normal text)"/>
        <w:b w:val="0"/>
        <w:i w:val="0"/>
        <w:smallCaps w:val="0"/>
        <w:strike w:val="0"/>
        <w:color w:val="000000"/>
        <w:sz w:val="24"/>
        <w:szCs w:val="24"/>
        <w:u w:val="none"/>
        <w:vertAlign w:val="baseline"/>
      </w:rPr>
    </w:lvl>
    <w:lvl w:ilvl="7">
      <w:start w:val="1"/>
      <w:numFmt w:val="decimal"/>
      <w:lvlText w:val=""/>
      <w:lvlJc w:val="left"/>
      <w:pPr>
        <w:ind w:left="7920" w:firstLine="0"/>
      </w:pPr>
      <w:rPr>
        <w:rFonts w:ascii="Times New Roman" w:eastAsia="Times New Roman" w:hAnsi="Times New Roman" w:cs="Times New Roman"/>
        <w:b w:val="0"/>
        <w:i w:val="0"/>
        <w:smallCaps w:val="0"/>
        <w:strike w:val="0"/>
        <w:color w:val="000000"/>
        <w:sz w:val="24"/>
        <w:szCs w:val="24"/>
        <w:u w:val="none"/>
        <w:vertAlign w:val="baseline"/>
      </w:rPr>
    </w:lvl>
    <w:lvl w:ilvl="8">
      <w:start w:val="1"/>
      <w:numFmt w:val="decimal"/>
      <w:lvlText w:val=""/>
      <w:lvlJc w:val="left"/>
      <w:pPr>
        <w:ind w:left="8640" w:firstLine="0"/>
      </w:pPr>
      <w:rPr>
        <w:rFonts w:ascii="Times New Roman" w:eastAsia="Times New Roman" w:hAnsi="Times New Roman" w:cs="Times New Roman"/>
        <w:b w:val="0"/>
        <w:i w:val="0"/>
        <w:smallCaps w:val="0"/>
        <w:strike w:val="0"/>
        <w:color w:val="000000"/>
        <w:sz w:val="24"/>
        <w:szCs w:val="24"/>
        <w:u w:val="none"/>
        <w:vertAlign w:val="baseline"/>
      </w:rPr>
    </w:lvl>
  </w:abstractNum>
  <w:abstractNum w:abstractNumId="8" w15:restartNumberingAfterBreak="0">
    <w:nsid w:val="73431A33"/>
    <w:multiLevelType w:val="multilevel"/>
    <w:tmpl w:val="7E9A497A"/>
    <w:lvl w:ilvl="0">
      <w:start w:val="1"/>
      <w:numFmt w:val="decimal"/>
      <w:lvlText w:val="Article %1."/>
      <w:lvlJc w:val="left"/>
      <w:pPr>
        <w:ind w:left="-1440" w:firstLine="1440"/>
      </w:pPr>
      <w:rPr>
        <w:b w:val="0"/>
        <w:i w:val="0"/>
        <w:smallCaps w:val="0"/>
        <w:strike w:val="0"/>
        <w:color w:val="000000"/>
        <w:sz w:val="20"/>
        <w:szCs w:val="20"/>
        <w:u w:val="single"/>
        <w:vertAlign w:val="baseline"/>
      </w:rPr>
    </w:lvl>
    <w:lvl w:ilvl="1">
      <w:start w:val="1"/>
      <w:numFmt w:val="lowerLetter"/>
      <w:lvlText w:val="(%2)"/>
      <w:lvlJc w:val="left"/>
      <w:pPr>
        <w:ind w:left="0" w:firstLine="1440"/>
      </w:pPr>
      <w:rPr>
        <w:rFonts w:ascii="Rany" w:eastAsia="Rany" w:hAnsi="Rany" w:cs="Rany"/>
        <w:b w:val="0"/>
        <w:i w:val="0"/>
        <w:smallCaps w:val="0"/>
        <w:strike w:val="0"/>
        <w:color w:val="292929"/>
        <w:sz w:val="20"/>
        <w:szCs w:val="20"/>
        <w:u w:val="none"/>
        <w:vertAlign w:val="baseline"/>
      </w:rPr>
    </w:lvl>
    <w:lvl w:ilvl="2">
      <w:start w:val="1"/>
      <w:numFmt w:val="lowerRoman"/>
      <w:lvlText w:val="(%3)"/>
      <w:lvlJc w:val="left"/>
      <w:pPr>
        <w:ind w:left="720" w:firstLine="1440"/>
      </w:pPr>
      <w:rPr>
        <w:rFonts w:ascii="Quattrocento Sans" w:eastAsia="Quattrocento Sans" w:hAnsi="Quattrocento Sans" w:cs="Quattrocento Sans"/>
        <w:b w:val="0"/>
        <w:i w:val="0"/>
        <w:smallCaps w:val="0"/>
        <w:strike w:val="0"/>
        <w:color w:val="000000"/>
        <w:sz w:val="22"/>
        <w:szCs w:val="22"/>
        <w:u w:val="none"/>
        <w:vertAlign w:val="baseline"/>
      </w:rPr>
    </w:lvl>
    <w:lvl w:ilvl="3">
      <w:start w:val="1"/>
      <w:numFmt w:val="upperLetter"/>
      <w:lvlText w:val="(%4)"/>
      <w:lvlJc w:val="left"/>
      <w:pPr>
        <w:ind w:left="2880" w:hanging="720"/>
      </w:pPr>
      <w:rPr>
        <w:rFonts w:ascii="(normal text)" w:eastAsia="(normal text)" w:hAnsi="(normal text)" w:cs="(normal text)"/>
        <w:b w:val="0"/>
        <w:i w:val="0"/>
        <w:smallCaps w:val="0"/>
        <w:strike w:val="0"/>
        <w:color w:val="000000"/>
        <w:sz w:val="24"/>
        <w:szCs w:val="24"/>
        <w:u w:val="none"/>
        <w:vertAlign w:val="baseline"/>
      </w:rPr>
    </w:lvl>
    <w:lvl w:ilvl="4">
      <w:start w:val="1"/>
      <w:numFmt w:val="decimal"/>
      <w:lvlText w:val="Section %5."/>
      <w:lvlJc w:val="left"/>
      <w:pPr>
        <w:ind w:left="0" w:firstLine="0"/>
      </w:pPr>
      <w:rPr>
        <w:rFonts w:ascii="(normal text)" w:eastAsia="(normal text)" w:hAnsi="(normal text)" w:cs="(normal text)"/>
        <w:b w:val="0"/>
        <w:i w:val="0"/>
        <w:smallCaps w:val="0"/>
        <w:strike w:val="0"/>
        <w:color w:val="000000"/>
        <w:sz w:val="24"/>
        <w:szCs w:val="24"/>
        <w:u w:val="none"/>
        <w:vertAlign w:val="baseline"/>
      </w:rPr>
    </w:lvl>
    <w:lvl w:ilvl="5">
      <w:start w:val="1"/>
      <w:numFmt w:val="lowerLetter"/>
      <w:lvlText w:val="(%6)"/>
      <w:lvlJc w:val="left"/>
      <w:pPr>
        <w:ind w:left="0" w:firstLine="720"/>
      </w:pPr>
      <w:rPr>
        <w:rFonts w:ascii="(normal text)" w:eastAsia="(normal text)" w:hAnsi="(normal text)" w:cs="(normal text)"/>
        <w:b w:val="0"/>
        <w:i w:val="0"/>
        <w:smallCaps w:val="0"/>
        <w:strike w:val="0"/>
        <w:color w:val="000000"/>
        <w:sz w:val="24"/>
        <w:szCs w:val="24"/>
        <w:u w:val="none"/>
        <w:vertAlign w:val="baseline"/>
      </w:rPr>
    </w:lvl>
    <w:lvl w:ilvl="6">
      <w:start w:val="1"/>
      <w:numFmt w:val="lowerRoman"/>
      <w:lvlText w:val="(%7)"/>
      <w:lvlJc w:val="left"/>
      <w:pPr>
        <w:ind w:left="1440" w:firstLine="0"/>
      </w:pPr>
      <w:rPr>
        <w:rFonts w:ascii="(normal text)" w:eastAsia="(normal text)" w:hAnsi="(normal text)" w:cs="(normal text)"/>
        <w:b w:val="0"/>
        <w:i w:val="0"/>
        <w:smallCaps w:val="0"/>
        <w:strike w:val="0"/>
        <w:color w:val="000000"/>
        <w:sz w:val="24"/>
        <w:szCs w:val="24"/>
        <w:u w:val="none"/>
        <w:vertAlign w:val="baseline"/>
      </w:rPr>
    </w:lvl>
    <w:lvl w:ilvl="7">
      <w:start w:val="1"/>
      <w:numFmt w:val="decimal"/>
      <w:lvlText w:val=""/>
      <w:lvlJc w:val="left"/>
      <w:pPr>
        <w:ind w:left="7920" w:firstLine="0"/>
      </w:pPr>
      <w:rPr>
        <w:rFonts w:ascii="Times New Roman" w:eastAsia="Times New Roman" w:hAnsi="Times New Roman" w:cs="Times New Roman"/>
        <w:b w:val="0"/>
        <w:i w:val="0"/>
        <w:smallCaps w:val="0"/>
        <w:strike w:val="0"/>
        <w:color w:val="000000"/>
        <w:sz w:val="24"/>
        <w:szCs w:val="24"/>
        <w:u w:val="none"/>
        <w:vertAlign w:val="baseline"/>
      </w:rPr>
    </w:lvl>
    <w:lvl w:ilvl="8">
      <w:start w:val="1"/>
      <w:numFmt w:val="decimal"/>
      <w:lvlText w:val=""/>
      <w:lvlJc w:val="left"/>
      <w:pPr>
        <w:ind w:left="8640" w:firstLine="0"/>
      </w:pPr>
      <w:rPr>
        <w:rFonts w:ascii="Times New Roman" w:eastAsia="Times New Roman" w:hAnsi="Times New Roman" w:cs="Times New Roman"/>
        <w:b w:val="0"/>
        <w:i w:val="0"/>
        <w:smallCaps w:val="0"/>
        <w:strike w:val="0"/>
        <w:color w:val="000000"/>
        <w:sz w:val="24"/>
        <w:szCs w:val="24"/>
        <w:u w:val="none"/>
        <w:vertAlign w:val="baseline"/>
      </w:rPr>
    </w:lvl>
  </w:abstractNum>
  <w:num w:numId="1" w16cid:durableId="1688555994">
    <w:abstractNumId w:val="0"/>
  </w:num>
  <w:num w:numId="2" w16cid:durableId="472141072">
    <w:abstractNumId w:val="5"/>
  </w:num>
  <w:num w:numId="3" w16cid:durableId="669600657">
    <w:abstractNumId w:val="6"/>
  </w:num>
  <w:num w:numId="4" w16cid:durableId="1568031374">
    <w:abstractNumId w:val="4"/>
  </w:num>
  <w:num w:numId="5" w16cid:durableId="464128673">
    <w:abstractNumId w:val="3"/>
  </w:num>
  <w:num w:numId="6" w16cid:durableId="1523012556">
    <w:abstractNumId w:val="1"/>
  </w:num>
  <w:num w:numId="7" w16cid:durableId="1804618101">
    <w:abstractNumId w:val="8"/>
  </w:num>
  <w:num w:numId="8" w16cid:durableId="1518344103">
    <w:abstractNumId w:val="2"/>
  </w:num>
  <w:num w:numId="9" w16cid:durableId="1485665123">
    <w:abstractNumId w:val="7"/>
  </w:num>
  <w:num w:numId="10" w16cid:durableId="135700587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1995016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1129518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8503082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013278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6210149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7077387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6618853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6314469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0C38"/>
    <w:rsid w:val="00454D3A"/>
    <w:rsid w:val="00710C38"/>
    <w:rsid w:val="00E607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B5875"/>
  <w15:docId w15:val="{C2A65864-69F8-4BF0-8B65-5DD6136B9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BC6A8E"/>
  </w:style>
  <w:style w:type="paragraph" w:styleId="Titolo1">
    <w:name w:val="heading 1"/>
    <w:aliases w:val="Heading1"/>
    <w:basedOn w:val="Normale"/>
    <w:next w:val="Corpotesto"/>
    <w:link w:val="Titolo1Carattere"/>
    <w:uiPriority w:val="9"/>
    <w:qFormat/>
    <w:rsid w:val="00BC6A8E"/>
    <w:pPr>
      <w:keepNext/>
      <w:outlineLvl w:val="0"/>
    </w:pPr>
    <w:rPr>
      <w:snapToGrid w:val="0"/>
      <w:szCs w:val="20"/>
    </w:rPr>
  </w:style>
  <w:style w:type="paragraph" w:styleId="Titolo2">
    <w:name w:val="heading 2"/>
    <w:aliases w:val="o,Section"/>
    <w:basedOn w:val="Normale"/>
    <w:next w:val="Corpotesto"/>
    <w:link w:val="Titolo2Carattere"/>
    <w:uiPriority w:val="9"/>
    <w:unhideWhenUsed/>
    <w:qFormat/>
    <w:rsid w:val="00BC6A8E"/>
    <w:pPr>
      <w:numPr>
        <w:ilvl w:val="1"/>
        <w:numId w:val="6"/>
      </w:numPr>
      <w:outlineLvl w:val="1"/>
    </w:pPr>
    <w:rPr>
      <w:snapToGrid w:val="0"/>
      <w:szCs w:val="20"/>
    </w:rPr>
  </w:style>
  <w:style w:type="paragraph" w:styleId="Titolo3">
    <w:name w:val="heading 3"/>
    <w:basedOn w:val="Normale"/>
    <w:next w:val="Corpotesto"/>
    <w:uiPriority w:val="9"/>
    <w:semiHidden/>
    <w:unhideWhenUsed/>
    <w:qFormat/>
    <w:rsid w:val="00BC6A8E"/>
    <w:pPr>
      <w:numPr>
        <w:ilvl w:val="2"/>
        <w:numId w:val="6"/>
      </w:numPr>
      <w:outlineLvl w:val="2"/>
    </w:pPr>
    <w:rPr>
      <w:snapToGrid w:val="0"/>
      <w:szCs w:val="20"/>
    </w:rPr>
  </w:style>
  <w:style w:type="paragraph" w:styleId="Titolo4">
    <w:name w:val="heading 4"/>
    <w:basedOn w:val="Normale"/>
    <w:next w:val="Normale"/>
    <w:uiPriority w:val="9"/>
    <w:semiHidden/>
    <w:unhideWhenUsed/>
    <w:qFormat/>
    <w:rsid w:val="00BC6A8E"/>
    <w:pPr>
      <w:numPr>
        <w:ilvl w:val="3"/>
        <w:numId w:val="6"/>
      </w:numPr>
      <w:outlineLvl w:val="3"/>
    </w:pPr>
    <w:rPr>
      <w:bCs/>
      <w:szCs w:val="28"/>
    </w:rPr>
  </w:style>
  <w:style w:type="paragraph" w:styleId="Titolo5">
    <w:name w:val="heading 5"/>
    <w:basedOn w:val="Normale"/>
    <w:next w:val="Corpotesto"/>
    <w:uiPriority w:val="9"/>
    <w:semiHidden/>
    <w:unhideWhenUsed/>
    <w:qFormat/>
    <w:rsid w:val="00BC6A8E"/>
    <w:pPr>
      <w:numPr>
        <w:ilvl w:val="4"/>
        <w:numId w:val="6"/>
      </w:numPr>
      <w:outlineLvl w:val="4"/>
    </w:pPr>
    <w:rPr>
      <w:bCs/>
      <w:iCs/>
      <w:szCs w:val="26"/>
    </w:rPr>
  </w:style>
  <w:style w:type="paragraph" w:styleId="Titolo6">
    <w:name w:val="heading 6"/>
    <w:basedOn w:val="Normale"/>
    <w:next w:val="Corpotesto"/>
    <w:uiPriority w:val="9"/>
    <w:semiHidden/>
    <w:unhideWhenUsed/>
    <w:qFormat/>
    <w:rsid w:val="00BC6A8E"/>
    <w:pPr>
      <w:numPr>
        <w:ilvl w:val="5"/>
        <w:numId w:val="6"/>
      </w:numPr>
      <w:outlineLvl w:val="5"/>
    </w:pPr>
    <w:rPr>
      <w:bCs/>
      <w:szCs w:val="22"/>
    </w:rPr>
  </w:style>
  <w:style w:type="paragraph" w:styleId="Titolo7">
    <w:name w:val="heading 7"/>
    <w:basedOn w:val="Normale"/>
    <w:next w:val="Corpotesto"/>
    <w:qFormat/>
    <w:rsid w:val="00BC6A8E"/>
    <w:pPr>
      <w:numPr>
        <w:ilvl w:val="6"/>
        <w:numId w:val="6"/>
      </w:numPr>
      <w:outlineLvl w:val="6"/>
    </w:pPr>
  </w:style>
  <w:style w:type="paragraph" w:styleId="Titolo8">
    <w:name w:val="heading 8"/>
    <w:basedOn w:val="Normale"/>
    <w:next w:val="Corpotesto"/>
    <w:qFormat/>
    <w:rsid w:val="00BC6A8E"/>
    <w:pPr>
      <w:numPr>
        <w:ilvl w:val="7"/>
        <w:numId w:val="6"/>
      </w:numPr>
      <w:outlineLvl w:val="7"/>
    </w:pPr>
    <w:rPr>
      <w:iCs/>
    </w:rPr>
  </w:style>
  <w:style w:type="paragraph" w:styleId="Titolo9">
    <w:name w:val="heading 9"/>
    <w:aliases w:val="Elenco (a)"/>
    <w:basedOn w:val="Normale"/>
    <w:next w:val="Corpotesto"/>
    <w:qFormat/>
    <w:rsid w:val="00BC6A8E"/>
    <w:pPr>
      <w:numPr>
        <w:ilvl w:val="8"/>
        <w:numId w:val="6"/>
      </w:numPr>
      <w:outlineLvl w:val="8"/>
    </w:pPr>
    <w:rPr>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uiPriority w:val="10"/>
    <w:qFormat/>
    <w:pPr>
      <w:keepNext/>
      <w:keepLines/>
      <w:spacing w:before="480" w:after="120"/>
    </w:pPr>
    <w:rPr>
      <w:b/>
      <w:sz w:val="72"/>
      <w:szCs w:val="72"/>
    </w:rPr>
  </w:style>
  <w:style w:type="paragraph" w:styleId="Corpotesto">
    <w:name w:val="Body Text"/>
    <w:aliases w:val="b"/>
    <w:basedOn w:val="Normale"/>
    <w:link w:val="CorpotestoCarattere"/>
    <w:rsid w:val="00BC6A8E"/>
    <w:pPr>
      <w:ind w:firstLine="1440"/>
    </w:pPr>
  </w:style>
  <w:style w:type="paragraph" w:styleId="Intestazione">
    <w:name w:val="header"/>
    <w:basedOn w:val="Normale"/>
    <w:rsid w:val="00BC6A8E"/>
    <w:pPr>
      <w:tabs>
        <w:tab w:val="center" w:pos="4680"/>
        <w:tab w:val="right" w:pos="9360"/>
      </w:tabs>
    </w:pPr>
  </w:style>
  <w:style w:type="paragraph" w:styleId="Pidipagina">
    <w:name w:val="footer"/>
    <w:basedOn w:val="Normale"/>
    <w:link w:val="PidipaginaCarattere"/>
    <w:uiPriority w:val="99"/>
    <w:rsid w:val="00BC6A8E"/>
    <w:pPr>
      <w:tabs>
        <w:tab w:val="center" w:pos="4680"/>
        <w:tab w:val="right" w:pos="9360"/>
      </w:tabs>
    </w:pPr>
  </w:style>
  <w:style w:type="character" w:styleId="Numeropagina">
    <w:name w:val="page number"/>
    <w:rsid w:val="00BC6A8E"/>
    <w:rPr>
      <w:rFonts w:ascii="Times New Roman" w:hAnsi="Times New Roman"/>
    </w:rPr>
  </w:style>
  <w:style w:type="paragraph" w:customStyle="1" w:styleId="StyleHeading1Heading1Bold1">
    <w:name w:val="Style Heading 1Heading1 + Bold1"/>
    <w:basedOn w:val="Titolo1"/>
    <w:link w:val="StyleHeading1Heading1Bold1Char"/>
    <w:rsid w:val="00BC6A8E"/>
    <w:rPr>
      <w:b/>
      <w:bCs/>
    </w:rPr>
  </w:style>
  <w:style w:type="character" w:customStyle="1" w:styleId="Titolo1Carattere">
    <w:name w:val="Titolo 1 Carattere"/>
    <w:aliases w:val="Heading1 Carattere"/>
    <w:link w:val="Titolo1"/>
    <w:rsid w:val="00BC6A8E"/>
    <w:rPr>
      <w:snapToGrid w:val="0"/>
      <w:sz w:val="24"/>
      <w:lang w:val="en-US" w:eastAsia="en-US"/>
    </w:rPr>
  </w:style>
  <w:style w:type="character" w:customStyle="1" w:styleId="StyleHeading1Heading1Bold1Char">
    <w:name w:val="Style Heading 1Heading1 + Bold1 Char"/>
    <w:link w:val="StyleHeading1Heading1Bold1"/>
    <w:rsid w:val="00BC6A8E"/>
    <w:rPr>
      <w:b/>
      <w:bCs/>
      <w:snapToGrid w:val="0"/>
      <w:sz w:val="24"/>
      <w:lang w:val="en-US" w:eastAsia="en-US"/>
    </w:rPr>
  </w:style>
  <w:style w:type="table" w:styleId="Grigliatabella">
    <w:name w:val="Table Grid"/>
    <w:basedOn w:val="Tabellanormale"/>
    <w:rsid w:val="00BC6A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fumetto">
    <w:name w:val="Balloon Text"/>
    <w:basedOn w:val="Normale"/>
    <w:link w:val="TestofumettoCarattere"/>
    <w:rsid w:val="009A032E"/>
    <w:pPr>
      <w:spacing w:after="0"/>
    </w:pPr>
    <w:rPr>
      <w:rFonts w:ascii="Tahoma" w:hAnsi="Tahoma"/>
      <w:sz w:val="16"/>
      <w:szCs w:val="16"/>
    </w:rPr>
  </w:style>
  <w:style w:type="character" w:customStyle="1" w:styleId="TestofumettoCarattere">
    <w:name w:val="Testo fumetto Carattere"/>
    <w:link w:val="Testofumetto"/>
    <w:rsid w:val="009A032E"/>
    <w:rPr>
      <w:rFonts w:ascii="Tahoma" w:hAnsi="Tahoma" w:cs="Tahoma"/>
      <w:sz w:val="16"/>
      <w:szCs w:val="16"/>
    </w:rPr>
  </w:style>
  <w:style w:type="character" w:styleId="Rimandocommento">
    <w:name w:val="annotation reference"/>
    <w:uiPriority w:val="99"/>
    <w:rsid w:val="00F03CF8"/>
    <w:rPr>
      <w:sz w:val="16"/>
      <w:szCs w:val="16"/>
    </w:rPr>
  </w:style>
  <w:style w:type="paragraph" w:styleId="Testocommento">
    <w:name w:val="annotation text"/>
    <w:basedOn w:val="Normale"/>
    <w:link w:val="TestocommentoCarattere"/>
    <w:uiPriority w:val="99"/>
    <w:rsid w:val="00F03CF8"/>
    <w:rPr>
      <w:sz w:val="20"/>
      <w:szCs w:val="20"/>
    </w:rPr>
  </w:style>
  <w:style w:type="character" w:customStyle="1" w:styleId="TestocommentoCarattere">
    <w:name w:val="Testo commento Carattere"/>
    <w:basedOn w:val="Carpredefinitoparagrafo"/>
    <w:link w:val="Testocommento"/>
    <w:uiPriority w:val="99"/>
    <w:rsid w:val="00F03CF8"/>
  </w:style>
  <w:style w:type="paragraph" w:styleId="Soggettocommento">
    <w:name w:val="annotation subject"/>
    <w:basedOn w:val="Testocommento"/>
    <w:next w:val="Testocommento"/>
    <w:link w:val="SoggettocommentoCarattere"/>
    <w:rsid w:val="00F03CF8"/>
    <w:rPr>
      <w:b/>
      <w:bCs/>
    </w:rPr>
  </w:style>
  <w:style w:type="character" w:customStyle="1" w:styleId="SoggettocommentoCarattere">
    <w:name w:val="Soggetto commento Carattere"/>
    <w:link w:val="Soggettocommento"/>
    <w:rsid w:val="00F03CF8"/>
    <w:rPr>
      <w:b/>
      <w:bCs/>
    </w:rPr>
  </w:style>
  <w:style w:type="character" w:customStyle="1" w:styleId="apple-style-span">
    <w:name w:val="apple-style-span"/>
    <w:basedOn w:val="Carpredefinitoparagrafo"/>
    <w:rsid w:val="0065200F"/>
  </w:style>
  <w:style w:type="character" w:styleId="Collegamentoipertestuale">
    <w:name w:val="Hyperlink"/>
    <w:uiPriority w:val="99"/>
    <w:rsid w:val="00B0139F"/>
    <w:rPr>
      <w:color w:val="0000FF"/>
      <w:u w:val="single"/>
    </w:rPr>
  </w:style>
  <w:style w:type="character" w:styleId="Collegamentovisitato">
    <w:name w:val="FollowedHyperlink"/>
    <w:rsid w:val="00B0139F"/>
    <w:rPr>
      <w:color w:val="800080"/>
      <w:u w:val="single"/>
    </w:rPr>
  </w:style>
  <w:style w:type="paragraph" w:styleId="PreformattatoHTML">
    <w:name w:val="HTML Preformatted"/>
    <w:basedOn w:val="Normale"/>
    <w:link w:val="PreformattatoHTMLCarattere"/>
    <w:uiPriority w:val="99"/>
    <w:unhideWhenUsed/>
    <w:rsid w:val="008807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sz w:val="20"/>
      <w:szCs w:val="20"/>
    </w:rPr>
  </w:style>
  <w:style w:type="character" w:customStyle="1" w:styleId="PreformattatoHTMLCarattere">
    <w:name w:val="Preformattato HTML Carattere"/>
    <w:link w:val="PreformattatoHTML"/>
    <w:uiPriority w:val="99"/>
    <w:rsid w:val="0088073C"/>
    <w:rPr>
      <w:rFonts w:ascii="Courier New" w:hAnsi="Courier New" w:cs="Courier New"/>
    </w:rPr>
  </w:style>
  <w:style w:type="paragraph" w:styleId="NormaleWeb">
    <w:name w:val="Normal (Web)"/>
    <w:basedOn w:val="Normale"/>
    <w:uiPriority w:val="99"/>
    <w:unhideWhenUsed/>
    <w:rsid w:val="005421B7"/>
    <w:pPr>
      <w:spacing w:before="100" w:beforeAutospacing="1" w:after="100" w:afterAutospacing="1"/>
    </w:pPr>
  </w:style>
  <w:style w:type="character" w:customStyle="1" w:styleId="PidipaginaCarattere">
    <w:name w:val="Piè di pagina Carattere"/>
    <w:link w:val="Pidipagina"/>
    <w:uiPriority w:val="99"/>
    <w:rsid w:val="00F006ED"/>
    <w:rPr>
      <w:sz w:val="24"/>
      <w:szCs w:val="24"/>
    </w:rPr>
  </w:style>
  <w:style w:type="paragraph" w:styleId="Paragrafoelenco">
    <w:name w:val="List Paragraph"/>
    <w:basedOn w:val="Normale"/>
    <w:uiPriority w:val="34"/>
    <w:qFormat/>
    <w:rsid w:val="005A091E"/>
    <w:pPr>
      <w:ind w:left="720"/>
    </w:pPr>
  </w:style>
  <w:style w:type="paragraph" w:styleId="Testonormale">
    <w:name w:val="Plain Text"/>
    <w:basedOn w:val="Normale"/>
    <w:link w:val="TestonormaleCarattere"/>
    <w:uiPriority w:val="99"/>
    <w:rsid w:val="005A091E"/>
    <w:pPr>
      <w:spacing w:after="0"/>
      <w:jc w:val="both"/>
    </w:pPr>
    <w:rPr>
      <w:rFonts w:ascii="Courier New" w:eastAsia="Calibri" w:hAnsi="Courier New"/>
      <w:sz w:val="20"/>
      <w:szCs w:val="20"/>
    </w:rPr>
  </w:style>
  <w:style w:type="character" w:customStyle="1" w:styleId="TestonormaleCarattere">
    <w:name w:val="Testo normale Carattere"/>
    <w:link w:val="Testonormale"/>
    <w:uiPriority w:val="99"/>
    <w:rsid w:val="005A091E"/>
    <w:rPr>
      <w:rFonts w:ascii="Courier New" w:eastAsia="Calibri" w:hAnsi="Courier New" w:cs="Courier New"/>
    </w:rPr>
  </w:style>
  <w:style w:type="paragraph" w:customStyle="1" w:styleId="ArticleL1">
    <w:name w:val="Article_L1"/>
    <w:basedOn w:val="Normale"/>
    <w:next w:val="Corpotesto"/>
    <w:rsid w:val="00784D0D"/>
    <w:pPr>
      <w:keepNext/>
      <w:numPr>
        <w:numId w:val="2"/>
      </w:numPr>
      <w:jc w:val="center"/>
      <w:outlineLvl w:val="0"/>
    </w:pPr>
    <w:rPr>
      <w:rFonts w:eastAsia="Calibri"/>
      <w:caps/>
      <w:szCs w:val="20"/>
    </w:rPr>
  </w:style>
  <w:style w:type="paragraph" w:customStyle="1" w:styleId="ArticleL3">
    <w:name w:val="Article_L3"/>
    <w:basedOn w:val="Normale"/>
    <w:next w:val="Corpotesto"/>
    <w:rsid w:val="00784D0D"/>
    <w:pPr>
      <w:numPr>
        <w:ilvl w:val="2"/>
        <w:numId w:val="2"/>
      </w:numPr>
      <w:outlineLvl w:val="2"/>
    </w:pPr>
    <w:rPr>
      <w:rFonts w:eastAsia="Calibri"/>
      <w:szCs w:val="20"/>
    </w:rPr>
  </w:style>
  <w:style w:type="paragraph" w:customStyle="1" w:styleId="ArticleL4">
    <w:name w:val="Article_L4"/>
    <w:basedOn w:val="ArticleL3"/>
    <w:next w:val="Corpotesto"/>
    <w:rsid w:val="00784D0D"/>
    <w:pPr>
      <w:numPr>
        <w:ilvl w:val="3"/>
      </w:numPr>
      <w:outlineLvl w:val="3"/>
    </w:pPr>
  </w:style>
  <w:style w:type="paragraph" w:customStyle="1" w:styleId="ArticleL5">
    <w:name w:val="Article_L5"/>
    <w:basedOn w:val="ArticleL4"/>
    <w:next w:val="Corpotesto"/>
    <w:rsid w:val="00784D0D"/>
    <w:pPr>
      <w:numPr>
        <w:ilvl w:val="4"/>
      </w:numPr>
      <w:outlineLvl w:val="4"/>
    </w:pPr>
  </w:style>
  <w:style w:type="paragraph" w:customStyle="1" w:styleId="ArticleL6">
    <w:name w:val="Article_L6"/>
    <w:basedOn w:val="ArticleL5"/>
    <w:next w:val="Corpotesto"/>
    <w:rsid w:val="00784D0D"/>
    <w:pPr>
      <w:numPr>
        <w:ilvl w:val="5"/>
      </w:numPr>
      <w:outlineLvl w:val="5"/>
    </w:pPr>
  </w:style>
  <w:style w:type="paragraph" w:customStyle="1" w:styleId="ArticleL7">
    <w:name w:val="Article_L7"/>
    <w:basedOn w:val="ArticleL6"/>
    <w:next w:val="Corpotesto"/>
    <w:rsid w:val="00784D0D"/>
    <w:pPr>
      <w:numPr>
        <w:ilvl w:val="6"/>
      </w:numPr>
      <w:outlineLvl w:val="6"/>
    </w:pPr>
  </w:style>
  <w:style w:type="paragraph" w:customStyle="1" w:styleId="ArticleL8">
    <w:name w:val="Article_L8"/>
    <w:basedOn w:val="ArticleL7"/>
    <w:next w:val="Corpotesto"/>
    <w:rsid w:val="00784D0D"/>
    <w:pPr>
      <w:numPr>
        <w:ilvl w:val="7"/>
      </w:numPr>
      <w:outlineLvl w:val="7"/>
    </w:pPr>
  </w:style>
  <w:style w:type="paragraph" w:customStyle="1" w:styleId="ArticleL9">
    <w:name w:val="Article_L9"/>
    <w:basedOn w:val="ArticleL8"/>
    <w:next w:val="Corpotesto"/>
    <w:rsid w:val="00784D0D"/>
    <w:pPr>
      <w:numPr>
        <w:ilvl w:val="8"/>
      </w:numPr>
      <w:outlineLvl w:val="8"/>
    </w:pPr>
  </w:style>
  <w:style w:type="character" w:customStyle="1" w:styleId="Titolo2Carattere">
    <w:name w:val="Titolo 2 Carattere"/>
    <w:aliases w:val="o Carattere,Section Carattere"/>
    <w:link w:val="Titolo2"/>
    <w:rsid w:val="007E3592"/>
    <w:rPr>
      <w:snapToGrid w:val="0"/>
      <w:sz w:val="24"/>
      <w:lang w:val="en-US" w:eastAsia="en-US"/>
    </w:rPr>
  </w:style>
  <w:style w:type="paragraph" w:styleId="Puntoelenco2">
    <w:name w:val="List Bullet 2"/>
    <w:basedOn w:val="Normale"/>
    <w:rsid w:val="00777504"/>
    <w:pPr>
      <w:keepLines/>
      <w:numPr>
        <w:numId w:val="3"/>
      </w:numPr>
      <w:spacing w:after="120"/>
    </w:pPr>
    <w:rPr>
      <w:rFonts w:ascii="Arial" w:hAnsi="Arial"/>
      <w:sz w:val="22"/>
      <w:szCs w:val="20"/>
      <w:lang w:val="fr-FR" w:eastAsia="fr-FR"/>
    </w:rPr>
  </w:style>
  <w:style w:type="character" w:customStyle="1" w:styleId="DeltaViewInsertion">
    <w:name w:val="DeltaView Insertion"/>
    <w:rsid w:val="00777504"/>
    <w:rPr>
      <w:color w:val="0000FF"/>
      <w:spacing w:val="0"/>
      <w:u w:val="double"/>
    </w:rPr>
  </w:style>
  <w:style w:type="character" w:customStyle="1" w:styleId="CorpotestoCarattere">
    <w:name w:val="Corpo testo Carattere"/>
    <w:aliases w:val="b Carattere"/>
    <w:link w:val="Corpotesto"/>
    <w:rsid w:val="004D731A"/>
    <w:rPr>
      <w:sz w:val="24"/>
      <w:szCs w:val="24"/>
    </w:rPr>
  </w:style>
  <w:style w:type="paragraph" w:styleId="Revisione">
    <w:name w:val="Revision"/>
    <w:hidden/>
    <w:uiPriority w:val="99"/>
    <w:semiHidden/>
    <w:rsid w:val="00FE39D0"/>
  </w:style>
  <w:style w:type="paragraph" w:styleId="Rientrocorpodeltesto">
    <w:name w:val="Body Text Indent"/>
    <w:basedOn w:val="Normale"/>
    <w:link w:val="RientrocorpodeltestoCarattere"/>
    <w:semiHidden/>
    <w:unhideWhenUsed/>
    <w:rsid w:val="007303E6"/>
    <w:pPr>
      <w:spacing w:after="120"/>
      <w:ind w:left="360"/>
    </w:pPr>
  </w:style>
  <w:style w:type="character" w:customStyle="1" w:styleId="RientrocorpodeltestoCarattere">
    <w:name w:val="Rientro corpo del testo Carattere"/>
    <w:basedOn w:val="Carpredefinitoparagrafo"/>
    <w:link w:val="Rientrocorpodeltesto"/>
    <w:semiHidden/>
    <w:rsid w:val="007303E6"/>
    <w:rPr>
      <w:sz w:val="24"/>
      <w:szCs w:val="24"/>
      <w:lang w:val="en-US" w:eastAsia="en-US"/>
    </w:rPr>
  </w:style>
  <w:style w:type="paragraph" w:styleId="Corpodeltesto3">
    <w:name w:val="Body Text 3"/>
    <w:basedOn w:val="Normale"/>
    <w:link w:val="Corpodeltesto3Carattere"/>
    <w:semiHidden/>
    <w:unhideWhenUsed/>
    <w:rsid w:val="00403708"/>
    <w:pPr>
      <w:spacing w:after="120"/>
    </w:pPr>
    <w:rPr>
      <w:sz w:val="16"/>
      <w:szCs w:val="16"/>
    </w:rPr>
  </w:style>
  <w:style w:type="character" w:customStyle="1" w:styleId="Corpodeltesto3Carattere">
    <w:name w:val="Corpo del testo 3 Carattere"/>
    <w:basedOn w:val="Carpredefinitoparagrafo"/>
    <w:link w:val="Corpodeltesto3"/>
    <w:semiHidden/>
    <w:rsid w:val="00403708"/>
    <w:rPr>
      <w:sz w:val="16"/>
      <w:szCs w:val="16"/>
      <w:lang w:val="en-US" w:eastAsia="en-US"/>
    </w:rPr>
  </w:style>
  <w:style w:type="paragraph" w:customStyle="1" w:styleId="Headingforbullet">
    <w:name w:val="Heading for bullet"/>
    <w:basedOn w:val="Normale"/>
    <w:link w:val="HeadingforbulletChar"/>
    <w:rsid w:val="00403708"/>
    <w:pPr>
      <w:tabs>
        <w:tab w:val="num" w:pos="720"/>
      </w:tabs>
      <w:spacing w:after="0" w:line="360" w:lineRule="auto"/>
      <w:ind w:firstLine="720"/>
    </w:pPr>
    <w:rPr>
      <w:rFonts w:ascii="Arial" w:eastAsia="SimSun" w:hAnsi="Arial" w:cs="Arial"/>
      <w:sz w:val="22"/>
      <w:szCs w:val="22"/>
      <w:u w:val="single"/>
      <w:lang w:val="en-GB" w:eastAsia="zh-CN"/>
    </w:rPr>
  </w:style>
  <w:style w:type="character" w:customStyle="1" w:styleId="HeadingforbulletChar">
    <w:name w:val="Heading for bullet Char"/>
    <w:link w:val="Headingforbullet"/>
    <w:rsid w:val="00403708"/>
    <w:rPr>
      <w:rFonts w:ascii="Arial" w:eastAsia="SimSun" w:hAnsi="Arial" w:cs="Arial"/>
      <w:sz w:val="22"/>
      <w:szCs w:val="22"/>
      <w:u w:val="single"/>
      <w:lang w:val="en-GB" w:eastAsia="zh-CN"/>
    </w:rPr>
  </w:style>
  <w:style w:type="paragraph" w:customStyle="1" w:styleId="ParagraphText">
    <w:name w:val="Paragraph Text"/>
    <w:basedOn w:val="Normale"/>
    <w:link w:val="ParagraphTextChar"/>
    <w:rsid w:val="00403708"/>
    <w:pPr>
      <w:tabs>
        <w:tab w:val="num" w:pos="720"/>
      </w:tabs>
      <w:spacing w:after="0" w:line="360" w:lineRule="auto"/>
      <w:ind w:firstLine="720"/>
    </w:pPr>
    <w:rPr>
      <w:rFonts w:ascii="Arial" w:eastAsia="SimSun" w:hAnsi="Arial" w:cs="Arial"/>
      <w:sz w:val="22"/>
      <w:szCs w:val="22"/>
      <w:lang w:val="en-GB" w:eastAsia="zh-CN"/>
    </w:rPr>
  </w:style>
  <w:style w:type="character" w:customStyle="1" w:styleId="ParagraphTextChar">
    <w:name w:val="Paragraph Text Char"/>
    <w:link w:val="ParagraphText"/>
    <w:rsid w:val="00403708"/>
    <w:rPr>
      <w:rFonts w:ascii="Arial" w:eastAsia="SimSun" w:hAnsi="Arial" w:cs="Arial"/>
      <w:sz w:val="22"/>
      <w:szCs w:val="22"/>
      <w:lang w:val="en-GB" w:eastAsia="zh-CN"/>
    </w:rPr>
  </w:style>
  <w:style w:type="paragraph" w:customStyle="1" w:styleId="ArticleTitle">
    <w:name w:val="Article Title"/>
    <w:basedOn w:val="Normale"/>
    <w:rsid w:val="0028048D"/>
    <w:pPr>
      <w:keepNext/>
      <w:keepLines/>
      <w:spacing w:after="0" w:line="360" w:lineRule="auto"/>
      <w:jc w:val="center"/>
    </w:pPr>
    <w:rPr>
      <w:rFonts w:ascii="Arial Bold" w:eastAsia="SimSun" w:hAnsi="Arial Bold" w:cs="Arial Bold"/>
      <w:b/>
      <w:bCs/>
      <w:sz w:val="22"/>
      <w:szCs w:val="22"/>
      <w:u w:val="single"/>
      <w:lang w:eastAsia="zh-CN"/>
    </w:rPr>
  </w:style>
  <w:style w:type="paragraph" w:styleId="Rientrocorpodeltesto2">
    <w:name w:val="Body Text Indent 2"/>
    <w:basedOn w:val="Normale"/>
    <w:link w:val="Rientrocorpodeltesto2Carattere"/>
    <w:semiHidden/>
    <w:unhideWhenUsed/>
    <w:rsid w:val="006E497B"/>
    <w:pPr>
      <w:spacing w:after="120" w:line="480" w:lineRule="auto"/>
      <w:ind w:left="283"/>
    </w:pPr>
  </w:style>
  <w:style w:type="character" w:customStyle="1" w:styleId="Rientrocorpodeltesto2Carattere">
    <w:name w:val="Rientro corpo del testo 2 Carattere"/>
    <w:basedOn w:val="Carpredefinitoparagrafo"/>
    <w:link w:val="Rientrocorpodeltesto2"/>
    <w:semiHidden/>
    <w:rsid w:val="006E497B"/>
    <w:rPr>
      <w:sz w:val="24"/>
      <w:szCs w:val="24"/>
      <w:lang w:val="en-US" w:eastAsia="en-US"/>
    </w:rPr>
  </w:style>
  <w:style w:type="paragraph" w:styleId="Sottotitolo">
    <w:name w:val="Subtitle"/>
    <w:basedOn w:val="Normale"/>
    <w:next w:val="Normale"/>
    <w:link w:val="SottotitoloCarattere"/>
    <w:uiPriority w:val="11"/>
    <w:qFormat/>
    <w:pPr>
      <w:widowControl w:val="0"/>
      <w:spacing w:after="0"/>
      <w:ind w:left="1287" w:hanging="567"/>
    </w:pPr>
    <w:rPr>
      <w:i/>
      <w:sz w:val="20"/>
      <w:szCs w:val="20"/>
    </w:rPr>
  </w:style>
  <w:style w:type="character" w:customStyle="1" w:styleId="SottotitoloCarattere">
    <w:name w:val="Sottotitolo Carattere"/>
    <w:basedOn w:val="Carpredefinitoparagrafo"/>
    <w:link w:val="Sottotitolo"/>
    <w:rsid w:val="006E497B"/>
    <w:rPr>
      <w:i/>
      <w:iCs/>
      <w:lang w:val="en-AU" w:eastAsia="zh-CN"/>
    </w:rPr>
  </w:style>
  <w:style w:type="paragraph" w:customStyle="1" w:styleId="ArticleHeading">
    <w:name w:val="Article Heading"/>
    <w:basedOn w:val="Normale"/>
    <w:rsid w:val="00DC6A90"/>
    <w:pPr>
      <w:keepNext/>
      <w:keepLines/>
      <w:spacing w:after="0" w:line="360" w:lineRule="auto"/>
      <w:jc w:val="center"/>
    </w:pPr>
    <w:rPr>
      <w:rFonts w:ascii="Arial Bold" w:eastAsia="SimSun" w:hAnsi="Arial Bold" w:cs="Arial Bold"/>
      <w:b/>
      <w:bCs/>
      <w:sz w:val="22"/>
      <w:szCs w:val="22"/>
      <w:lang w:eastAsia="zh-CN"/>
    </w:rPr>
  </w:style>
  <w:style w:type="table" w:customStyle="1" w:styleId="Grigliatabella1">
    <w:name w:val="Griglia tabella1"/>
    <w:basedOn w:val="Tabellanormale"/>
    <w:next w:val="Grigliatabella"/>
    <w:uiPriority w:val="39"/>
    <w:rsid w:val="0099648E"/>
    <w:rPr>
      <w:rFonts w:ascii="Leelawadee UI Semilight" w:eastAsia="Calibri" w:hAnsi="Leelawadee UI Semilight"/>
      <w:spacing w:val="7"/>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rticle">
    <w:name w:val="Article"/>
    <w:basedOn w:val="Titolo1"/>
    <w:rsid w:val="004B7A99"/>
    <w:pPr>
      <w:tabs>
        <w:tab w:val="num" w:pos="-1440"/>
        <w:tab w:val="num" w:pos="1276"/>
      </w:tabs>
      <w:spacing w:after="0"/>
      <w:jc w:val="both"/>
    </w:pPr>
    <w:rPr>
      <w:snapToGrid/>
      <w:kern w:val="28"/>
      <w:sz w:val="22"/>
      <w:szCs w:val="22"/>
    </w:rPr>
  </w:style>
  <w:style w:type="paragraph" w:customStyle="1" w:styleId="A1">
    <w:name w:val="A1"/>
    <w:basedOn w:val="Article"/>
    <w:next w:val="Titolo1"/>
    <w:link w:val="A1Carattere"/>
    <w:qFormat/>
    <w:rsid w:val="004B7A99"/>
    <w:rPr>
      <w:b/>
    </w:rPr>
  </w:style>
  <w:style w:type="character" w:customStyle="1" w:styleId="A1Carattere">
    <w:name w:val="A1 Carattere"/>
    <w:basedOn w:val="Carpredefinitoparagrafo"/>
    <w:link w:val="A1"/>
    <w:rsid w:val="004B7A99"/>
    <w:rPr>
      <w:b/>
      <w:kern w:val="28"/>
      <w:sz w:val="22"/>
      <w:szCs w:val="22"/>
      <w:lang w:val="en-US" w:eastAsia="en-US"/>
    </w:rPr>
  </w:style>
  <w:style w:type="paragraph" w:customStyle="1" w:styleId="A2i">
    <w:name w:val="A2i"/>
    <w:basedOn w:val="Titolo1"/>
    <w:link w:val="A2iCarattere"/>
    <w:qFormat/>
    <w:rsid w:val="004B7A99"/>
    <w:pPr>
      <w:numPr>
        <w:ilvl w:val="1"/>
        <w:numId w:val="4"/>
      </w:numPr>
      <w:tabs>
        <w:tab w:val="left" w:pos="1843"/>
      </w:tabs>
      <w:spacing w:after="0"/>
      <w:jc w:val="both"/>
    </w:pPr>
    <w:rPr>
      <w:snapToGrid/>
      <w:color w:val="000000"/>
      <w:kern w:val="28"/>
      <w:sz w:val="22"/>
      <w:szCs w:val="22"/>
    </w:rPr>
  </w:style>
  <w:style w:type="character" w:customStyle="1" w:styleId="A2iCarattere">
    <w:name w:val="A2i Carattere"/>
    <w:basedOn w:val="Titolo1Carattere"/>
    <w:link w:val="A2i"/>
    <w:rsid w:val="004B7A99"/>
    <w:rPr>
      <w:snapToGrid/>
      <w:color w:val="000000"/>
      <w:kern w:val="28"/>
      <w:sz w:val="22"/>
      <w:szCs w:val="22"/>
      <w:lang w:val="en-US" w:eastAsia="en-US"/>
    </w:rPr>
  </w:style>
  <w:style w:type="paragraph" w:customStyle="1" w:styleId="A3i">
    <w:name w:val="A3i"/>
    <w:basedOn w:val="Titolo3"/>
    <w:qFormat/>
    <w:rsid w:val="004B7A99"/>
    <w:pPr>
      <w:numPr>
        <w:ilvl w:val="0"/>
        <w:numId w:val="5"/>
      </w:numPr>
      <w:tabs>
        <w:tab w:val="left" w:pos="2410"/>
      </w:tabs>
      <w:spacing w:before="240" w:after="0"/>
      <w:jc w:val="both"/>
    </w:pPr>
    <w:rPr>
      <w:snapToGrid/>
      <w:sz w:val="22"/>
    </w:rPr>
  </w:style>
  <w:style w:type="paragraph" w:styleId="Sommario1">
    <w:name w:val="toc 1"/>
    <w:basedOn w:val="Normale"/>
    <w:next w:val="Normale"/>
    <w:autoRedefine/>
    <w:uiPriority w:val="39"/>
    <w:unhideWhenUsed/>
    <w:rsid w:val="00023359"/>
    <w:pPr>
      <w:tabs>
        <w:tab w:val="left" w:pos="1247"/>
        <w:tab w:val="right" w:leader="hyphen" w:pos="9072"/>
      </w:tabs>
      <w:jc w:val="center"/>
    </w:pPr>
    <w:rPr>
      <w:rFonts w:ascii="Leelawadee UI Semilight" w:hAnsi="Leelawadee UI Semilight" w:cstheme="minorHAnsi"/>
      <w:bCs/>
      <w:caps/>
      <w:sz w:val="20"/>
      <w:szCs w:val="22"/>
    </w:rPr>
  </w:style>
  <w:style w:type="paragraph" w:styleId="Sommario2">
    <w:name w:val="toc 2"/>
    <w:basedOn w:val="Normale"/>
    <w:next w:val="Normale"/>
    <w:autoRedefine/>
    <w:unhideWhenUsed/>
    <w:rsid w:val="008F3D90"/>
    <w:pPr>
      <w:spacing w:after="0"/>
    </w:pPr>
    <w:rPr>
      <w:rFonts w:asciiTheme="minorHAnsi" w:hAnsiTheme="minorHAnsi" w:cstheme="minorHAnsi"/>
      <w:b/>
      <w:bCs/>
      <w:smallCaps/>
      <w:sz w:val="22"/>
      <w:szCs w:val="22"/>
    </w:rPr>
  </w:style>
  <w:style w:type="paragraph" w:styleId="Sommario3">
    <w:name w:val="toc 3"/>
    <w:basedOn w:val="Normale"/>
    <w:next w:val="Normale"/>
    <w:autoRedefine/>
    <w:unhideWhenUsed/>
    <w:rsid w:val="008F3D90"/>
    <w:pPr>
      <w:spacing w:after="0"/>
    </w:pPr>
    <w:rPr>
      <w:rFonts w:asciiTheme="minorHAnsi" w:hAnsiTheme="minorHAnsi" w:cstheme="minorHAnsi"/>
      <w:smallCaps/>
      <w:sz w:val="22"/>
      <w:szCs w:val="22"/>
    </w:rPr>
  </w:style>
  <w:style w:type="paragraph" w:styleId="Sommario4">
    <w:name w:val="toc 4"/>
    <w:basedOn w:val="Normale"/>
    <w:next w:val="Normale"/>
    <w:autoRedefine/>
    <w:unhideWhenUsed/>
    <w:rsid w:val="008F3D90"/>
    <w:pPr>
      <w:spacing w:after="0"/>
    </w:pPr>
    <w:rPr>
      <w:rFonts w:asciiTheme="minorHAnsi" w:hAnsiTheme="minorHAnsi" w:cstheme="minorHAnsi"/>
      <w:sz w:val="22"/>
      <w:szCs w:val="22"/>
    </w:rPr>
  </w:style>
  <w:style w:type="paragraph" w:styleId="Sommario5">
    <w:name w:val="toc 5"/>
    <w:basedOn w:val="Normale"/>
    <w:next w:val="Normale"/>
    <w:autoRedefine/>
    <w:unhideWhenUsed/>
    <w:rsid w:val="008F3D90"/>
    <w:pPr>
      <w:spacing w:after="0"/>
    </w:pPr>
    <w:rPr>
      <w:rFonts w:asciiTheme="minorHAnsi" w:hAnsiTheme="minorHAnsi" w:cstheme="minorHAnsi"/>
      <w:sz w:val="22"/>
      <w:szCs w:val="22"/>
    </w:rPr>
  </w:style>
  <w:style w:type="paragraph" w:styleId="Sommario6">
    <w:name w:val="toc 6"/>
    <w:basedOn w:val="Normale"/>
    <w:next w:val="Normale"/>
    <w:autoRedefine/>
    <w:unhideWhenUsed/>
    <w:rsid w:val="008F3D90"/>
    <w:pPr>
      <w:spacing w:after="0"/>
    </w:pPr>
    <w:rPr>
      <w:rFonts w:asciiTheme="minorHAnsi" w:hAnsiTheme="minorHAnsi" w:cstheme="minorHAnsi"/>
      <w:sz w:val="22"/>
      <w:szCs w:val="22"/>
    </w:rPr>
  </w:style>
  <w:style w:type="paragraph" w:styleId="Sommario7">
    <w:name w:val="toc 7"/>
    <w:basedOn w:val="Normale"/>
    <w:next w:val="Normale"/>
    <w:autoRedefine/>
    <w:unhideWhenUsed/>
    <w:rsid w:val="008F3D90"/>
    <w:pPr>
      <w:spacing w:after="0"/>
    </w:pPr>
    <w:rPr>
      <w:rFonts w:asciiTheme="minorHAnsi" w:hAnsiTheme="minorHAnsi" w:cstheme="minorHAnsi"/>
      <w:sz w:val="22"/>
      <w:szCs w:val="22"/>
    </w:rPr>
  </w:style>
  <w:style w:type="paragraph" w:styleId="Sommario8">
    <w:name w:val="toc 8"/>
    <w:basedOn w:val="Normale"/>
    <w:next w:val="Normale"/>
    <w:autoRedefine/>
    <w:unhideWhenUsed/>
    <w:rsid w:val="008F3D90"/>
    <w:pPr>
      <w:spacing w:after="0"/>
    </w:pPr>
    <w:rPr>
      <w:rFonts w:asciiTheme="minorHAnsi" w:hAnsiTheme="minorHAnsi" w:cstheme="minorHAnsi"/>
      <w:sz w:val="22"/>
      <w:szCs w:val="22"/>
    </w:rPr>
  </w:style>
  <w:style w:type="paragraph" w:styleId="Sommario9">
    <w:name w:val="toc 9"/>
    <w:basedOn w:val="Normale"/>
    <w:next w:val="Normale"/>
    <w:autoRedefine/>
    <w:unhideWhenUsed/>
    <w:rsid w:val="008F3D90"/>
    <w:pPr>
      <w:spacing w:after="0"/>
    </w:pPr>
    <w:rPr>
      <w:rFonts w:asciiTheme="minorHAnsi" w:hAnsiTheme="minorHAnsi" w:cstheme="minorHAnsi"/>
      <w:sz w:val="22"/>
      <w:szCs w:val="22"/>
    </w:rPr>
  </w:style>
  <w:style w:type="character" w:styleId="Menzionenonrisolta">
    <w:name w:val="Unresolved Mention"/>
    <w:basedOn w:val="Carpredefinitoparagrafo"/>
    <w:uiPriority w:val="99"/>
    <w:semiHidden/>
    <w:unhideWhenUsed/>
    <w:rsid w:val="00E5153A"/>
    <w:rPr>
      <w:color w:val="605E5C"/>
      <w:shd w:val="clear" w:color="auto" w:fill="E1DFDD"/>
    </w:rPr>
  </w:style>
  <w:style w:type="table" w:customStyle="1" w:styleId="a">
    <w:basedOn w:val="TableNormal"/>
    <w:rPr>
      <w:rFonts w:ascii="Leelawadee UI Semilight" w:eastAsia="Leelawadee UI Semilight" w:hAnsi="Leelawadee UI Semilight" w:cs="Leelawadee UI Semilight"/>
      <w:sz w:val="22"/>
      <w:szCs w:val="22"/>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oMueLAnP4NuOjktAg22C2kyGq4Q==">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4334</Words>
  <Characters>24705</Characters>
  <Application>Microsoft Office Word</Application>
  <DocSecurity>0</DocSecurity>
  <Lines>205</Lines>
  <Paragraphs>57</Paragraphs>
  <ScaleCrop>false</ScaleCrop>
  <Company/>
  <LinksUpToDate>false</LinksUpToDate>
  <CharactersWithSpaces>28982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Daniele Ferretti 4</cp:lastModifiedBy>
  <cp:revision>2</cp:revision>
  <dcterms:created xsi:type="dcterms:W3CDTF">2023-05-08T07:22:00Z</dcterms:created>
  <dcterms:modified xsi:type="dcterms:W3CDTF">2023-05-12T13:15:00Z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L_MSG_ID1">
    <vt:lpwstr>gFAA5ajW4yTOEjsoGZHbKPGJjzS26eTh52kdgxD3XmrpiWBXhfH1ds51mXrIvX7THTL5A5Quj2vJMVUv_x000d_
cC0j8Hg64QkO6OU+49t5qe9XGvmi9a7gWj7RA4alFvselsdnBQnR3cOsDleXaGkvcC0j8Hg64QkO_x000d_
6OU+49t5qe9XGvmi9a7gWj7RA4alFvselsdnBQnRJxXcg9p2l3BrXn/ucweZeifPvOTzLwPUeF9x_x000d_
LkjWTsEZURgR/2kzs</vt:lpwstr>
  </property>
  <property fmtid="{D5CDD505-2E9C-101B-9397-08002B2CF9AE}" pid="3" name="MAIL_MSG_ID2">
    <vt:lpwstr>9pBFuKSIih6Dq/PO6KGkgaKPFuJ9pwperOMdhHPNy0UshLXpFkmGcqvC8kL_x000d_
t1hp9zMvgDQcGWqPLmXDxy0cGXCfZOQtNz282g==</vt:lpwstr>
  </property>
  <property fmtid="{D5CDD505-2E9C-101B-9397-08002B2CF9AE}" pid="4" name="RESPONSE_SENDER_NAME">
    <vt:lpwstr>4AAA4Lxe55UJ0C+tEzrLRGs2POMfCgILiia3ayVqsvFv4cPvULlcQt8Oig==</vt:lpwstr>
  </property>
  <property fmtid="{D5CDD505-2E9C-101B-9397-08002B2CF9AE}" pid="5" name="EMAIL_OWNER_ADDRESS">
    <vt:lpwstr>ABAAmylTnWthiz8Sd3Bd3VMOg2slarLxb+HDd8vyryzRzSx1EwI4hyzF7pirTJ3RVmJX</vt:lpwstr>
  </property>
  <property fmtid="{D5CDD505-2E9C-101B-9397-08002B2CF9AE}" pid="6" name="ContentTypeId">
    <vt:lpwstr>0x0101008A8D0660501BB84F9B8C6561C03439EF</vt:lpwstr>
  </property>
  <property fmtid="{D5CDD505-2E9C-101B-9397-08002B2CF9AE}" pid="7" name="ClassificationNew">
    <vt:lpwstr>27;#Agreements|435582ad-9b49-4bc8-a850-d9ff0fe2a4cf</vt:lpwstr>
  </property>
</Properties>
</file>